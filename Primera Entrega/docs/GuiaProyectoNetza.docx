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DEB28" w14:textId="77777777" w:rsidR="00366E4D" w:rsidRPr="005872EC" w:rsidRDefault="00366E4D" w:rsidP="00366E4D">
      <w:pPr>
        <w:pStyle w:val="SuperTitle"/>
        <w:rPr>
          <w:rFonts w:cs="Arial"/>
          <w:lang w:val="es-MX"/>
        </w:rPr>
      </w:pPr>
      <w:r w:rsidRPr="005872EC">
        <w:rPr>
          <w:rFonts w:cs="Arial"/>
          <w:lang w:val="es-MX"/>
        </w:rPr>
        <w:tab/>
      </w:r>
    </w:p>
    <w:p w14:paraId="03E31967" w14:textId="6C7F7F80" w:rsidR="00851BE3" w:rsidRPr="005872EC" w:rsidRDefault="00052D90" w:rsidP="00851BE3">
      <w:pPr>
        <w:pStyle w:val="Ttulo"/>
        <w:spacing w:after="720"/>
        <w:rPr>
          <w:rFonts w:cs="Arial"/>
          <w:sz w:val="40"/>
          <w:szCs w:val="40"/>
          <w:lang w:val="es-MX"/>
        </w:rPr>
      </w:pPr>
      <w:bookmarkStart w:id="0" w:name="_Toc264212869"/>
      <w:bookmarkStart w:id="1" w:name="_Toc290578500"/>
      <w:bookmarkStart w:id="2" w:name="_Toc290582073"/>
      <w:bookmarkStart w:id="3" w:name="_Toc290629429"/>
      <w:r w:rsidRPr="005872EC">
        <w:rPr>
          <w:rFonts w:cs="Arial"/>
          <w:sz w:val="72"/>
          <w:lang w:val="es-MX"/>
        </w:rPr>
        <w:t>Guía de definición del proyecto</w:t>
      </w:r>
      <w:r w:rsidR="00366E4D" w:rsidRPr="005872EC">
        <w:rPr>
          <w:rFonts w:cs="Arial"/>
          <w:sz w:val="72"/>
          <w:lang w:val="es-MX"/>
        </w:rPr>
        <w:br/>
      </w:r>
      <w:r w:rsidR="00366E4D" w:rsidRPr="005872EC">
        <w:rPr>
          <w:rFonts w:cs="Arial"/>
          <w:sz w:val="72"/>
          <w:lang w:val="es-MX"/>
        </w:rPr>
        <w:br/>
      </w:r>
      <w:bookmarkEnd w:id="0"/>
      <w:bookmarkEnd w:id="1"/>
      <w:bookmarkEnd w:id="2"/>
      <w:bookmarkEnd w:id="3"/>
      <w:ins w:id="4" w:author="GIUSEPH ALEXIS CHAN TORRES" w:date="2026-03-21T22:50:00Z">
        <w:r w:rsidR="0032102B">
          <w:rPr>
            <w:rFonts w:cs="Arial"/>
            <w:color w:val="8064A2" w:themeColor="accent4"/>
            <w:sz w:val="40"/>
            <w:szCs w:val="40"/>
            <w:lang w:val="es-MX"/>
          </w:rPr>
          <w:t>NetzaTANK</w:t>
        </w:r>
      </w:ins>
      <w:del w:id="5" w:author="GIUSEPH ALEXIS CHAN TORRES" w:date="2026-03-21T22:50:00Z">
        <w:r w:rsidR="009D482F" w:rsidRPr="005872EC" w:rsidDel="0032102B">
          <w:rPr>
            <w:rFonts w:cs="Arial"/>
            <w:color w:val="8064A2" w:themeColor="accent4"/>
            <w:sz w:val="40"/>
            <w:szCs w:val="40"/>
            <w:lang w:val="es-MX"/>
          </w:rPr>
          <w:delText>[Nombre del proyecto]</w:delText>
        </w:r>
      </w:del>
    </w:p>
    <w:p w14:paraId="3A523CEA" w14:textId="4E4DDAED" w:rsidR="00366E4D" w:rsidRPr="005872EC" w:rsidRDefault="009D482F" w:rsidP="00366E4D">
      <w:pPr>
        <w:pStyle w:val="ByLine"/>
        <w:rPr>
          <w:rFonts w:cs="Arial"/>
          <w:lang w:val="es-MX"/>
        </w:rPr>
      </w:pPr>
      <w:r w:rsidRPr="005872EC">
        <w:rPr>
          <w:rFonts w:cs="Arial"/>
          <w:lang w:val="es-MX"/>
        </w:rPr>
        <w:t xml:space="preserve">Versión </w:t>
      </w:r>
      <w:del w:id="6" w:author="GIUSEPH ALEXIS CHAN TORRES" w:date="2026-03-21T22:50:00Z">
        <w:r w:rsidRPr="005872EC" w:rsidDel="0032102B">
          <w:rPr>
            <w:rFonts w:cs="Arial"/>
            <w:color w:val="8064A2" w:themeColor="accent4"/>
            <w:lang w:val="es-MX"/>
          </w:rPr>
          <w:delText>[número de versión</w:delText>
        </w:r>
      </w:del>
      <w:ins w:id="7" w:author="GIUSEPH ALEXIS CHAN TORRES" w:date="2026-03-21T22:50:00Z">
        <w:r w:rsidR="0032102B">
          <w:rPr>
            <w:rFonts w:cs="Arial"/>
            <w:color w:val="8064A2" w:themeColor="accent4"/>
            <w:lang w:val="es-MX"/>
          </w:rPr>
          <w:t>1</w:t>
        </w:r>
      </w:ins>
      <w:del w:id="8" w:author="GIUSEPH ALEXIS CHAN TORRES" w:date="2026-03-21T22:50:00Z">
        <w:r w:rsidRPr="005872EC" w:rsidDel="0032102B">
          <w:rPr>
            <w:rFonts w:cs="Arial"/>
            <w:color w:val="8064A2" w:themeColor="accent4"/>
            <w:lang w:val="es-MX"/>
          </w:rPr>
          <w:delText>]</w:delText>
        </w:r>
      </w:del>
    </w:p>
    <w:p w14:paraId="7FF7B532" w14:textId="77777777" w:rsidR="00366E4D" w:rsidRPr="005872EC" w:rsidRDefault="00366E4D" w:rsidP="00366E4D">
      <w:pPr>
        <w:pStyle w:val="ByLine"/>
        <w:spacing w:before="0" w:after="0" w:line="360" w:lineRule="auto"/>
        <w:rPr>
          <w:rFonts w:cs="Arial"/>
          <w:lang w:val="es-MX"/>
        </w:rPr>
      </w:pPr>
      <w:r w:rsidRPr="005872EC">
        <w:rPr>
          <w:rFonts w:cs="Arial"/>
          <w:lang w:val="es-MX"/>
        </w:rPr>
        <w:t>Elaborado por:</w:t>
      </w:r>
    </w:p>
    <w:p w14:paraId="5CEF3759" w14:textId="4C692674" w:rsidR="009D482F" w:rsidRPr="005872EC" w:rsidRDefault="009D482F" w:rsidP="009D482F">
      <w:pPr>
        <w:pStyle w:val="ByLine"/>
        <w:spacing w:before="0" w:after="0" w:line="360" w:lineRule="auto"/>
        <w:rPr>
          <w:rFonts w:cs="Arial"/>
          <w:color w:val="8064A2" w:themeColor="accent4"/>
          <w:lang w:val="es-MX"/>
        </w:rPr>
      </w:pPr>
      <w:del w:id="9" w:author="GIUSEPH ALEXIS CHAN TORRES" w:date="2026-03-21T22:51:00Z">
        <w:r w:rsidRPr="005872EC" w:rsidDel="0032102B">
          <w:rPr>
            <w:rFonts w:cs="Arial"/>
            <w:color w:val="8064A2" w:themeColor="accent4"/>
            <w:lang w:val="es-MX"/>
          </w:rPr>
          <w:delText>[Autor 1</w:delText>
        </w:r>
      </w:del>
      <w:ins w:id="10" w:author="GIUSEPH ALEXIS CHAN TORRES" w:date="2026-03-21T22:51:00Z">
        <w:r w:rsidR="0032102B">
          <w:rPr>
            <w:rFonts w:cs="Arial"/>
            <w:color w:val="8064A2" w:themeColor="accent4"/>
            <w:lang w:val="es-MX"/>
          </w:rPr>
          <w:t>Chan Torres Giuseph</w:t>
        </w:r>
      </w:ins>
      <w:del w:id="11" w:author="GIUSEPH ALEXIS CHAN TORRES" w:date="2026-03-21T22:51:00Z">
        <w:r w:rsidRPr="005872EC" w:rsidDel="0032102B">
          <w:rPr>
            <w:rFonts w:cs="Arial"/>
            <w:color w:val="8064A2" w:themeColor="accent4"/>
            <w:lang w:val="es-MX"/>
          </w:rPr>
          <w:delText>]</w:delText>
        </w:r>
      </w:del>
    </w:p>
    <w:p w14:paraId="602B38A8" w14:textId="4CED2EE3" w:rsidR="009D482F" w:rsidRPr="005872EC" w:rsidRDefault="009D482F" w:rsidP="009D482F">
      <w:pPr>
        <w:pStyle w:val="ByLine"/>
        <w:spacing w:before="0" w:after="0" w:line="360" w:lineRule="auto"/>
        <w:rPr>
          <w:rFonts w:cs="Arial"/>
          <w:color w:val="8064A2" w:themeColor="accent4"/>
          <w:lang w:val="es-MX"/>
        </w:rPr>
      </w:pPr>
      <w:r w:rsidRPr="005872EC">
        <w:rPr>
          <w:rFonts w:cs="Arial"/>
          <w:color w:val="8064A2" w:themeColor="accent4"/>
          <w:lang w:val="es-MX"/>
        </w:rPr>
        <w:t xml:space="preserve"> </w:t>
      </w:r>
      <w:ins w:id="12" w:author="GIUSEPH ALEXIS CHAN TORRES" w:date="2026-03-21T22:51:00Z">
        <w:r w:rsidR="0032102B">
          <w:rPr>
            <w:rFonts w:cs="Arial"/>
            <w:color w:val="8064A2" w:themeColor="accent4"/>
            <w:lang w:val="es-MX"/>
          </w:rPr>
          <w:t>Romero Poot Carlos</w:t>
        </w:r>
      </w:ins>
      <w:del w:id="13" w:author="GIUSEPH ALEXIS CHAN TORRES" w:date="2026-03-21T22:51:00Z">
        <w:r w:rsidRPr="005872EC" w:rsidDel="0032102B">
          <w:rPr>
            <w:rFonts w:cs="Arial"/>
            <w:color w:val="8064A2" w:themeColor="accent4"/>
            <w:lang w:val="es-MX"/>
          </w:rPr>
          <w:delText>[Autor 2]</w:delText>
        </w:r>
      </w:del>
    </w:p>
    <w:p w14:paraId="75297160" w14:textId="33F164F8" w:rsidR="009D482F" w:rsidRPr="005872EC" w:rsidRDefault="009D482F" w:rsidP="009D482F">
      <w:pPr>
        <w:pStyle w:val="ByLine"/>
        <w:spacing w:before="0" w:after="0" w:line="360" w:lineRule="auto"/>
        <w:rPr>
          <w:rFonts w:cs="Arial"/>
          <w:color w:val="8064A2" w:themeColor="accent4"/>
          <w:lang w:val="es-MX"/>
        </w:rPr>
      </w:pPr>
      <w:r w:rsidRPr="005872EC">
        <w:rPr>
          <w:rFonts w:cs="Arial"/>
          <w:color w:val="8064A2" w:themeColor="accent4"/>
          <w:lang w:val="es-MX"/>
        </w:rPr>
        <w:t xml:space="preserve"> </w:t>
      </w:r>
      <w:ins w:id="14" w:author="GIUSEPH ALEXIS CHAN TORRES" w:date="2026-03-21T22:51:00Z">
        <w:r w:rsidR="0032102B">
          <w:rPr>
            <w:rFonts w:cs="Arial"/>
            <w:color w:val="8064A2" w:themeColor="accent4"/>
            <w:lang w:val="es-MX"/>
          </w:rPr>
          <w:t>Novelo Góngora Aldrin</w:t>
        </w:r>
      </w:ins>
      <w:del w:id="15" w:author="GIUSEPH ALEXIS CHAN TORRES" w:date="2026-03-21T22:51:00Z">
        <w:r w:rsidRPr="005872EC" w:rsidDel="0032102B">
          <w:rPr>
            <w:rFonts w:cs="Arial"/>
            <w:color w:val="8064A2" w:themeColor="accent4"/>
            <w:lang w:val="es-MX"/>
          </w:rPr>
          <w:delText>[Autor 3]</w:delText>
        </w:r>
      </w:del>
    </w:p>
    <w:p w14:paraId="51EF62BD" w14:textId="59B54E5A" w:rsidR="009D482F" w:rsidRPr="005872EC" w:rsidRDefault="009D482F" w:rsidP="009D482F">
      <w:pPr>
        <w:pStyle w:val="ByLine"/>
        <w:spacing w:before="0" w:after="0" w:line="360" w:lineRule="auto"/>
        <w:rPr>
          <w:rFonts w:cs="Arial"/>
          <w:color w:val="8064A2" w:themeColor="accent4"/>
          <w:lang w:val="es-MX"/>
        </w:rPr>
      </w:pPr>
      <w:r w:rsidRPr="005872EC">
        <w:rPr>
          <w:rFonts w:cs="Arial"/>
          <w:color w:val="8064A2" w:themeColor="accent4"/>
          <w:lang w:val="es-MX"/>
        </w:rPr>
        <w:t xml:space="preserve"> </w:t>
      </w:r>
      <w:ins w:id="16" w:author="GIUSEPH ALEXIS CHAN TORRES" w:date="2026-03-21T22:51:00Z">
        <w:r w:rsidR="0032102B">
          <w:rPr>
            <w:rFonts w:cs="Arial"/>
            <w:color w:val="8064A2" w:themeColor="accent4"/>
            <w:lang w:val="es-MX"/>
          </w:rPr>
          <w:t>Vega Nolazco Erick</w:t>
        </w:r>
      </w:ins>
      <w:del w:id="17" w:author="GIUSEPH ALEXIS CHAN TORRES" w:date="2026-03-21T22:51:00Z">
        <w:r w:rsidRPr="005872EC" w:rsidDel="0032102B">
          <w:rPr>
            <w:rFonts w:cs="Arial"/>
            <w:color w:val="8064A2" w:themeColor="accent4"/>
            <w:lang w:val="es-MX"/>
          </w:rPr>
          <w:delText>[Autor 4]</w:delText>
        </w:r>
      </w:del>
    </w:p>
    <w:p w14:paraId="67ABD808" w14:textId="77777777" w:rsidR="00366E4D" w:rsidRPr="005872EC" w:rsidRDefault="00366E4D" w:rsidP="00366E4D">
      <w:pPr>
        <w:pStyle w:val="ChangeHistoryTitle"/>
        <w:spacing w:before="0"/>
        <w:rPr>
          <w:sz w:val="32"/>
          <w:lang w:val="es-MX"/>
        </w:rPr>
      </w:pPr>
    </w:p>
    <w:p w14:paraId="468B8FE9" w14:textId="77777777" w:rsidR="00366E4D" w:rsidRPr="005872EC" w:rsidRDefault="00366E4D" w:rsidP="00366E4D">
      <w:pPr>
        <w:pStyle w:val="ChangeHistoryTitle"/>
        <w:spacing w:before="0"/>
        <w:rPr>
          <w:sz w:val="32"/>
          <w:lang w:val="es-MX"/>
        </w:rPr>
        <w:sectPr w:rsidR="00366E4D" w:rsidRPr="005872EC" w:rsidSect="005F1234">
          <w:headerReference w:type="default" r:id="rId8"/>
          <w:footerReference w:type="even" r:id="rId9"/>
          <w:footerReference w:type="default" r:id="rId10"/>
          <w:pgSz w:w="12240" w:h="15840" w:code="1"/>
          <w:pgMar w:top="1806" w:right="1440" w:bottom="1440" w:left="1440" w:header="720" w:footer="720" w:gutter="0"/>
          <w:pgNumType w:fmt="lowerRoman" w:start="1"/>
          <w:cols w:space="720"/>
          <w:docGrid w:linePitch="299"/>
        </w:sectPr>
      </w:pPr>
    </w:p>
    <w:sdt>
      <w:sdtPr>
        <w:rPr>
          <w:rFonts w:ascii="Times" w:eastAsia="Times New Roman" w:hAnsi="Times" w:cs="Times New Roman"/>
          <w:b w:val="0"/>
          <w:bCs w:val="0"/>
          <w:color w:val="auto"/>
          <w:sz w:val="22"/>
          <w:szCs w:val="22"/>
          <w:lang w:val="en-US" w:eastAsia="en-US"/>
        </w:rPr>
        <w:id w:val="1852751401"/>
        <w:docPartObj>
          <w:docPartGallery w:val="Table of Contents"/>
          <w:docPartUnique/>
        </w:docPartObj>
      </w:sdtPr>
      <w:sdtEndPr/>
      <w:sdtContent>
        <w:p w14:paraId="731CB1C9" w14:textId="77777777" w:rsidR="00BE42E6" w:rsidRPr="005872EC" w:rsidRDefault="00BE42E6" w:rsidP="00803152">
          <w:pPr>
            <w:pStyle w:val="TtuloTDC"/>
            <w:jc w:val="center"/>
            <w:rPr>
              <w:rFonts w:ascii="Times" w:eastAsia="Times New Roman" w:hAnsi="Times" w:cs="Times New Roman"/>
              <w:b w:val="0"/>
              <w:bCs w:val="0"/>
              <w:color w:val="auto"/>
              <w:sz w:val="22"/>
              <w:szCs w:val="22"/>
              <w:lang w:eastAsia="en-US"/>
            </w:rPr>
          </w:pPr>
        </w:p>
        <w:p w14:paraId="2EDD6B8D" w14:textId="77777777" w:rsidR="00187E0D" w:rsidRPr="005872EC" w:rsidRDefault="00803152" w:rsidP="00803152">
          <w:pPr>
            <w:pStyle w:val="TtuloTDC"/>
            <w:jc w:val="center"/>
            <w:rPr>
              <w:noProof/>
            </w:rPr>
          </w:pPr>
          <w:r w:rsidRPr="005872EC">
            <w:rPr>
              <w:rFonts w:ascii="Arial" w:hAnsi="Arial" w:cs="Arial"/>
              <w:color w:val="auto"/>
              <w:sz w:val="36"/>
              <w:szCs w:val="36"/>
            </w:rPr>
            <w:t>Contenido</w:t>
          </w:r>
          <w:r w:rsidRPr="005872EC">
            <w:fldChar w:fldCharType="begin"/>
          </w:r>
          <w:r w:rsidRPr="005872EC">
            <w:instrText xml:space="preserve"> TOC \o "1-3" \h \z \u </w:instrText>
          </w:r>
          <w:r w:rsidRPr="005872EC">
            <w:fldChar w:fldCharType="separate"/>
          </w:r>
        </w:p>
        <w:p w14:paraId="7F73B9B0" w14:textId="77777777" w:rsidR="00187E0D" w:rsidRPr="005872EC" w:rsidRDefault="00797AED">
          <w:pPr>
            <w:pStyle w:val="TDC1"/>
            <w:rPr>
              <w:rFonts w:asciiTheme="minorHAnsi" w:eastAsiaTheme="minorEastAsia" w:hAnsiTheme="minorHAnsi" w:cstheme="minorBidi"/>
              <w:b w:val="0"/>
              <w:bCs w:val="0"/>
              <w:sz w:val="22"/>
              <w:szCs w:val="22"/>
              <w:lang w:val="es-MX" w:eastAsia="es-MX"/>
            </w:rPr>
          </w:pPr>
          <w:hyperlink w:anchor="_Toc290629430" w:history="1">
            <w:r w:rsidR="00187E0D" w:rsidRPr="005872EC">
              <w:rPr>
                <w:rStyle w:val="Hipervnculo"/>
                <w:lang w:val="es-MX"/>
              </w:rPr>
              <w:t>Introducción</w:t>
            </w:r>
            <w:r w:rsidR="00187E0D" w:rsidRPr="005872EC">
              <w:rPr>
                <w:webHidden/>
                <w:lang w:val="es-MX"/>
              </w:rPr>
              <w:tab/>
            </w:r>
            <w:r w:rsidR="00187E0D" w:rsidRPr="005872EC">
              <w:rPr>
                <w:webHidden/>
                <w:lang w:val="es-MX"/>
              </w:rPr>
              <w:fldChar w:fldCharType="begin"/>
            </w:r>
            <w:r w:rsidR="00187E0D" w:rsidRPr="005872EC">
              <w:rPr>
                <w:webHidden/>
                <w:lang w:val="es-MX"/>
              </w:rPr>
              <w:instrText xml:space="preserve"> PAGEREF _Toc290629430 \h </w:instrText>
            </w:r>
            <w:r w:rsidR="00187E0D" w:rsidRPr="005872EC">
              <w:rPr>
                <w:webHidden/>
                <w:lang w:val="es-MX"/>
              </w:rPr>
            </w:r>
            <w:r w:rsidR="00187E0D" w:rsidRPr="005872EC">
              <w:rPr>
                <w:webHidden/>
                <w:lang w:val="es-MX"/>
              </w:rPr>
              <w:fldChar w:fldCharType="separate"/>
            </w:r>
            <w:r w:rsidR="000856A8" w:rsidRPr="005872EC">
              <w:rPr>
                <w:webHidden/>
                <w:lang w:val="es-MX"/>
              </w:rPr>
              <w:t>2</w:t>
            </w:r>
            <w:r w:rsidR="00187E0D" w:rsidRPr="005872EC">
              <w:rPr>
                <w:webHidden/>
                <w:lang w:val="es-MX"/>
              </w:rPr>
              <w:fldChar w:fldCharType="end"/>
            </w:r>
          </w:hyperlink>
        </w:p>
        <w:p w14:paraId="15A7A15B" w14:textId="77777777" w:rsidR="00187E0D" w:rsidRPr="005872EC" w:rsidRDefault="00797AED">
          <w:pPr>
            <w:pStyle w:val="TDC1"/>
            <w:rPr>
              <w:rFonts w:asciiTheme="minorHAnsi" w:eastAsiaTheme="minorEastAsia" w:hAnsiTheme="minorHAnsi" w:cstheme="minorBidi"/>
              <w:b w:val="0"/>
              <w:bCs w:val="0"/>
              <w:sz w:val="22"/>
              <w:szCs w:val="22"/>
              <w:lang w:val="es-MX" w:eastAsia="es-MX"/>
            </w:rPr>
          </w:pPr>
          <w:hyperlink w:anchor="_Toc290629431" w:history="1">
            <w:r w:rsidR="00187E0D" w:rsidRPr="005872EC">
              <w:rPr>
                <w:rStyle w:val="Hipervnculo"/>
                <w:lang w:val="es-MX"/>
              </w:rPr>
              <w:t>Contenido</w:t>
            </w:r>
            <w:r w:rsidR="00187E0D" w:rsidRPr="005872EC">
              <w:rPr>
                <w:webHidden/>
                <w:lang w:val="es-MX"/>
              </w:rPr>
              <w:tab/>
            </w:r>
            <w:r w:rsidR="00187E0D" w:rsidRPr="005872EC">
              <w:rPr>
                <w:webHidden/>
                <w:lang w:val="es-MX"/>
              </w:rPr>
              <w:fldChar w:fldCharType="begin"/>
            </w:r>
            <w:r w:rsidR="00187E0D" w:rsidRPr="005872EC">
              <w:rPr>
                <w:webHidden/>
                <w:lang w:val="es-MX"/>
              </w:rPr>
              <w:instrText xml:space="preserve"> PAGEREF _Toc290629431 \h </w:instrText>
            </w:r>
            <w:r w:rsidR="00187E0D" w:rsidRPr="005872EC">
              <w:rPr>
                <w:webHidden/>
                <w:lang w:val="es-MX"/>
              </w:rPr>
            </w:r>
            <w:r w:rsidR="00187E0D" w:rsidRPr="005872EC">
              <w:rPr>
                <w:webHidden/>
                <w:lang w:val="es-MX"/>
              </w:rPr>
              <w:fldChar w:fldCharType="separate"/>
            </w:r>
            <w:r w:rsidR="000856A8" w:rsidRPr="005872EC">
              <w:rPr>
                <w:webHidden/>
                <w:lang w:val="es-MX"/>
              </w:rPr>
              <w:t>2</w:t>
            </w:r>
            <w:r w:rsidR="00187E0D" w:rsidRPr="005872EC">
              <w:rPr>
                <w:webHidden/>
                <w:lang w:val="es-MX"/>
              </w:rPr>
              <w:fldChar w:fldCharType="end"/>
            </w:r>
          </w:hyperlink>
        </w:p>
        <w:p w14:paraId="5AE5E2D2" w14:textId="77777777" w:rsidR="00187E0D" w:rsidRPr="005872EC" w:rsidRDefault="00797AED">
          <w:pPr>
            <w:pStyle w:val="TDC1"/>
            <w:rPr>
              <w:rFonts w:asciiTheme="minorHAnsi" w:eastAsiaTheme="minorEastAsia" w:hAnsiTheme="minorHAnsi" w:cstheme="minorBidi"/>
              <w:b w:val="0"/>
              <w:bCs w:val="0"/>
              <w:sz w:val="22"/>
              <w:szCs w:val="22"/>
              <w:lang w:val="es-MX" w:eastAsia="es-MX"/>
            </w:rPr>
          </w:pPr>
          <w:hyperlink w:anchor="_Toc290629432" w:history="1">
            <w:r w:rsidR="00187E0D" w:rsidRPr="005872EC">
              <w:rPr>
                <w:rStyle w:val="Hipervnculo"/>
                <w:lang w:val="es-MX"/>
              </w:rPr>
              <w:t>Conclusiones</w:t>
            </w:r>
            <w:r w:rsidR="00187E0D" w:rsidRPr="005872EC">
              <w:rPr>
                <w:webHidden/>
                <w:lang w:val="es-MX"/>
              </w:rPr>
              <w:tab/>
            </w:r>
            <w:r w:rsidR="00187E0D" w:rsidRPr="005872EC">
              <w:rPr>
                <w:webHidden/>
                <w:lang w:val="es-MX"/>
              </w:rPr>
              <w:fldChar w:fldCharType="begin"/>
            </w:r>
            <w:r w:rsidR="00187E0D" w:rsidRPr="005872EC">
              <w:rPr>
                <w:webHidden/>
                <w:lang w:val="es-MX"/>
              </w:rPr>
              <w:instrText xml:space="preserve"> PAGEREF _Toc290629432 \h </w:instrText>
            </w:r>
            <w:r w:rsidR="00187E0D" w:rsidRPr="005872EC">
              <w:rPr>
                <w:webHidden/>
                <w:lang w:val="es-MX"/>
              </w:rPr>
            </w:r>
            <w:r w:rsidR="00187E0D" w:rsidRPr="005872EC">
              <w:rPr>
                <w:webHidden/>
                <w:lang w:val="es-MX"/>
              </w:rPr>
              <w:fldChar w:fldCharType="separate"/>
            </w:r>
            <w:r w:rsidR="000856A8" w:rsidRPr="005872EC">
              <w:rPr>
                <w:webHidden/>
                <w:lang w:val="es-MX"/>
              </w:rPr>
              <w:t>3</w:t>
            </w:r>
            <w:r w:rsidR="00187E0D" w:rsidRPr="005872EC">
              <w:rPr>
                <w:webHidden/>
                <w:lang w:val="es-MX"/>
              </w:rPr>
              <w:fldChar w:fldCharType="end"/>
            </w:r>
          </w:hyperlink>
        </w:p>
        <w:p w14:paraId="403B660F" w14:textId="77777777" w:rsidR="00803152" w:rsidRPr="005872EC" w:rsidRDefault="00803152">
          <w:pPr>
            <w:rPr>
              <w:lang w:val="es-MX"/>
            </w:rPr>
          </w:pPr>
          <w:r w:rsidRPr="005872EC">
            <w:rPr>
              <w:b/>
              <w:bCs/>
              <w:lang w:val="es-MX"/>
            </w:rPr>
            <w:fldChar w:fldCharType="end"/>
          </w:r>
        </w:p>
      </w:sdtContent>
    </w:sdt>
    <w:p w14:paraId="41C72A23" w14:textId="77777777" w:rsidR="00366E4D" w:rsidRPr="005872EC" w:rsidRDefault="00366E4D" w:rsidP="00803152">
      <w:pPr>
        <w:pStyle w:val="TOCTitle"/>
        <w:jc w:val="center"/>
        <w:rPr>
          <w:rFonts w:cs="Arial"/>
          <w:lang w:val="es-MX"/>
        </w:rPr>
      </w:pPr>
    </w:p>
    <w:p w14:paraId="10A84EA5" w14:textId="77777777" w:rsidR="00803152" w:rsidRPr="005872EC" w:rsidRDefault="00803152" w:rsidP="00803152">
      <w:pPr>
        <w:pStyle w:val="TOCTitle"/>
        <w:jc w:val="center"/>
        <w:rPr>
          <w:rFonts w:cs="Arial"/>
          <w:lang w:val="es-MX"/>
        </w:rPr>
      </w:pPr>
    </w:p>
    <w:p w14:paraId="23DDBFD3" w14:textId="77777777" w:rsidR="00366E4D" w:rsidRPr="005872EC" w:rsidRDefault="00366E4D" w:rsidP="00366E4D">
      <w:pPr>
        <w:rPr>
          <w:lang w:val="es-MX"/>
        </w:rPr>
      </w:pPr>
    </w:p>
    <w:p w14:paraId="0D14B7C1" w14:textId="77777777" w:rsidR="00187E0D" w:rsidRPr="005872EC" w:rsidRDefault="00C523CD" w:rsidP="00187E0D">
      <w:pPr>
        <w:pStyle w:val="Ttulo1"/>
        <w:rPr>
          <w:lang w:val="es-MX"/>
        </w:rPr>
      </w:pPr>
      <w:bookmarkStart w:id="18" w:name="_Toc264212870"/>
      <w:bookmarkStart w:id="19" w:name="_Toc359986502"/>
      <w:r w:rsidRPr="005872EC">
        <w:rPr>
          <w:lang w:val="es-MX"/>
        </w:rPr>
        <w:br w:type="page"/>
      </w:r>
      <w:bookmarkStart w:id="20" w:name="_Toc290629430"/>
      <w:bookmarkEnd w:id="18"/>
      <w:bookmarkEnd w:id="19"/>
      <w:r w:rsidR="00187E0D" w:rsidRPr="005872EC">
        <w:rPr>
          <w:lang w:val="es-MX"/>
        </w:rPr>
        <w:lastRenderedPageBreak/>
        <w:t>Introducción</w:t>
      </w:r>
      <w:bookmarkEnd w:id="20"/>
    </w:p>
    <w:p w14:paraId="6EDA2022" w14:textId="23005764" w:rsidR="00187E0D" w:rsidRPr="0032102B" w:rsidRDefault="0032102B" w:rsidP="0032102B">
      <w:pPr>
        <w:spacing w:line="240" w:lineRule="auto"/>
        <w:jc w:val="both"/>
        <w:rPr>
          <w:rFonts w:ascii="Arial" w:hAnsi="Arial"/>
          <w:b/>
          <w:kern w:val="28"/>
          <w:sz w:val="28"/>
          <w:lang w:val="es-MX"/>
          <w:rPrChange w:id="21" w:author="GIUSEPH ALEXIS CHAN TORRES" w:date="2026-03-21T22:53:00Z">
            <w:rPr>
              <w:rFonts w:asciiTheme="minorHAnsi" w:hAnsiTheme="minorHAnsi" w:cstheme="minorHAnsi"/>
              <w:color w:val="8064A2" w:themeColor="accent4"/>
              <w:lang w:val="es-MX"/>
            </w:rPr>
          </w:rPrChange>
        </w:rPr>
        <w:pPrChange w:id="22" w:author="GIUSEPH ALEXIS CHAN TORRES" w:date="2026-03-21T22:55:00Z">
          <w:pPr>
            <w:jc w:val="both"/>
          </w:pPr>
        </w:pPrChange>
      </w:pPr>
      <w:ins w:id="23" w:author="GIUSEPH ALEXIS CHAN TORRES" w:date="2026-03-21T22:53:00Z">
        <w:r w:rsidRPr="0032102B">
          <w:rPr>
            <w:rFonts w:asciiTheme="minorHAnsi" w:hAnsiTheme="minorHAnsi" w:cstheme="minorHAnsi"/>
            <w:lang w:val="es-MX"/>
            <w:rPrChange w:id="24" w:author="GIUSEPH ALEXIS CHAN TORRES" w:date="2026-03-21T22:53:00Z">
              <w:rPr>
                <w:rFonts w:asciiTheme="minorHAnsi" w:hAnsiTheme="minorHAnsi" w:cstheme="minorHAnsi"/>
                <w:color w:val="8064A2" w:themeColor="accent4"/>
                <w:lang w:val="es-MX"/>
              </w:rPr>
            </w:rPrChange>
          </w:rPr>
          <w:t>El presente documento tiene como finalidad establecer las bases y directrices del proyecto NETZA-TANK para la asignatura de Interacción Hombre Computadora. A través de este escrito, se detallará la descripción general de la aplicación, su propósito y la problemática social que busca resolver mediante un diseño centrado en el usuario. La estructura del documento abarca desde la justificación y los beneficios esperados, hasta las funcionalidades principales y el plan de investigación necesario para el desarrollo óptimo de la interfaz.</w:t>
        </w:r>
        <w:r w:rsidRPr="0032102B" w:rsidDel="0032102B">
          <w:rPr>
            <w:rFonts w:asciiTheme="minorHAnsi" w:hAnsiTheme="minorHAnsi" w:cstheme="minorHAnsi"/>
            <w:lang w:val="es-MX"/>
            <w:rPrChange w:id="25" w:author="GIUSEPH ALEXIS CHAN TORRES" w:date="2026-03-21T22:53:00Z">
              <w:rPr>
                <w:rFonts w:asciiTheme="minorHAnsi" w:hAnsiTheme="minorHAnsi" w:cstheme="minorHAnsi"/>
                <w:color w:val="8064A2" w:themeColor="accent4"/>
                <w:lang w:val="es-MX"/>
              </w:rPr>
            </w:rPrChange>
          </w:rPr>
          <w:t xml:space="preserve"> </w:t>
        </w:r>
      </w:ins>
      <w:del w:id="26" w:author="GIUSEPH ALEXIS CHAN TORRES" w:date="2026-03-21T22:53:00Z">
        <w:r w:rsidR="009D482F" w:rsidRPr="0032102B" w:rsidDel="0032102B">
          <w:rPr>
            <w:rFonts w:ascii="Arial" w:hAnsi="Arial"/>
            <w:b/>
            <w:kern w:val="28"/>
            <w:sz w:val="28"/>
            <w:lang w:val="es-MX"/>
            <w:rPrChange w:id="27" w:author="GIUSEPH ALEXIS CHAN TORRES" w:date="2026-03-21T22:53:00Z">
              <w:rPr>
                <w:rFonts w:asciiTheme="minorHAnsi" w:hAnsiTheme="minorHAnsi" w:cstheme="minorHAnsi"/>
                <w:color w:val="8064A2" w:themeColor="accent4"/>
                <w:lang w:val="es-MX"/>
              </w:rPr>
            </w:rPrChange>
          </w:rPr>
          <w:delText>[Una breve introducción al presente documento, su estructura y finalidad]</w:delText>
        </w:r>
      </w:del>
    </w:p>
    <w:p w14:paraId="410F9AF5" w14:textId="77777777" w:rsidR="00187E0D" w:rsidRPr="005872EC" w:rsidRDefault="00187E0D" w:rsidP="00187E0D">
      <w:pPr>
        <w:pStyle w:val="Ttulo1"/>
        <w:rPr>
          <w:lang w:val="es-MX"/>
        </w:rPr>
      </w:pPr>
      <w:bookmarkStart w:id="28" w:name="_Toc290629431"/>
      <w:r w:rsidRPr="005872EC">
        <w:rPr>
          <w:lang w:val="es-MX"/>
        </w:rPr>
        <w:t>Contenido</w:t>
      </w:r>
      <w:bookmarkEnd w:id="28"/>
    </w:p>
    <w:tbl>
      <w:tblPr>
        <w:tblW w:w="0" w:type="auto"/>
        <w:tblLayout w:type="fixed"/>
        <w:tblLook w:val="0000" w:firstRow="0" w:lastRow="0" w:firstColumn="0" w:lastColumn="0" w:noHBand="0" w:noVBand="0"/>
      </w:tblPr>
      <w:tblGrid>
        <w:gridCol w:w="1915"/>
        <w:gridCol w:w="7661"/>
      </w:tblGrid>
      <w:tr w:rsidR="00187E0D" w:rsidRPr="005872EC" w14:paraId="11F50649" w14:textId="77777777" w:rsidTr="001F529C">
        <w:tc>
          <w:tcPr>
            <w:tcW w:w="1915" w:type="dxa"/>
          </w:tcPr>
          <w:p w14:paraId="0EB88458" w14:textId="77777777" w:rsidR="00187E0D" w:rsidRPr="005872EC" w:rsidRDefault="00187E0D" w:rsidP="001F529C">
            <w:pPr>
              <w:pStyle w:val="line"/>
              <w:rPr>
                <w:rFonts w:asciiTheme="minorHAnsi" w:hAnsiTheme="minorHAnsi" w:cstheme="minorHAnsi"/>
                <w:lang w:val="es-MX"/>
              </w:rPr>
            </w:pPr>
          </w:p>
        </w:tc>
        <w:tc>
          <w:tcPr>
            <w:tcW w:w="7661" w:type="dxa"/>
            <w:tcBorders>
              <w:bottom w:val="single" w:sz="12" w:space="0" w:color="auto"/>
            </w:tcBorders>
          </w:tcPr>
          <w:p w14:paraId="57B9E78E" w14:textId="77777777" w:rsidR="00187E0D" w:rsidRPr="005872EC" w:rsidRDefault="00187E0D" w:rsidP="001F529C">
            <w:pPr>
              <w:pStyle w:val="line"/>
              <w:rPr>
                <w:rFonts w:asciiTheme="minorHAnsi" w:hAnsiTheme="minorHAnsi" w:cstheme="minorHAnsi"/>
                <w:lang w:val="es-MX"/>
              </w:rPr>
            </w:pPr>
          </w:p>
        </w:tc>
      </w:tr>
      <w:tr w:rsidR="00187E0D" w:rsidRPr="005872EC" w14:paraId="6D10F12D" w14:textId="77777777" w:rsidTr="001F529C">
        <w:tc>
          <w:tcPr>
            <w:tcW w:w="1915" w:type="dxa"/>
          </w:tcPr>
          <w:p w14:paraId="7FFECDDF" w14:textId="77777777" w:rsidR="00187E0D" w:rsidRPr="005872EC" w:rsidRDefault="00187E0D" w:rsidP="001F529C">
            <w:pPr>
              <w:pStyle w:val="line"/>
              <w:rPr>
                <w:rFonts w:asciiTheme="minorHAnsi" w:hAnsiTheme="minorHAnsi" w:cstheme="minorHAnsi"/>
                <w:lang w:val="es-MX"/>
              </w:rPr>
            </w:pPr>
          </w:p>
        </w:tc>
        <w:tc>
          <w:tcPr>
            <w:tcW w:w="7661" w:type="dxa"/>
          </w:tcPr>
          <w:p w14:paraId="6D2CDC6B" w14:textId="77777777" w:rsidR="00187E0D" w:rsidRPr="005872EC" w:rsidRDefault="00187E0D" w:rsidP="001F529C">
            <w:pPr>
              <w:pStyle w:val="line"/>
              <w:rPr>
                <w:rFonts w:asciiTheme="minorHAnsi" w:hAnsiTheme="minorHAnsi" w:cstheme="minorHAnsi"/>
                <w:lang w:val="es-MX"/>
              </w:rPr>
            </w:pPr>
          </w:p>
        </w:tc>
      </w:tr>
      <w:tr w:rsidR="00187E0D" w:rsidRPr="005872EC" w14:paraId="0A8E031E" w14:textId="77777777" w:rsidTr="00810937">
        <w:tc>
          <w:tcPr>
            <w:tcW w:w="1915" w:type="dxa"/>
          </w:tcPr>
          <w:p w14:paraId="3E013260" w14:textId="77777777" w:rsidR="00187E0D" w:rsidRPr="005872EC" w:rsidRDefault="00187E0D" w:rsidP="001F529C">
            <w:pPr>
              <w:pStyle w:val="tableleft"/>
              <w:rPr>
                <w:rFonts w:asciiTheme="majorHAnsi" w:hAnsiTheme="majorHAnsi" w:cstheme="minorHAnsi"/>
                <w:lang w:val="es-MX"/>
              </w:rPr>
            </w:pPr>
            <w:r w:rsidRPr="005872EC">
              <w:rPr>
                <w:rFonts w:asciiTheme="majorHAnsi" w:hAnsiTheme="majorHAnsi" w:cstheme="minorHAnsi"/>
                <w:lang w:val="es-MX"/>
              </w:rPr>
              <w:t>Propósito</w:t>
            </w:r>
          </w:p>
          <w:p w14:paraId="4EF65D6C" w14:textId="77777777" w:rsidR="00187E0D" w:rsidRPr="005872EC" w:rsidRDefault="00187E0D" w:rsidP="001F529C">
            <w:pPr>
              <w:pStyle w:val="tableleft"/>
              <w:rPr>
                <w:rFonts w:asciiTheme="minorHAnsi" w:hAnsiTheme="minorHAnsi" w:cstheme="minorHAnsi"/>
                <w:lang w:val="es-MX"/>
              </w:rPr>
            </w:pPr>
          </w:p>
        </w:tc>
        <w:tc>
          <w:tcPr>
            <w:tcW w:w="7661" w:type="dxa"/>
          </w:tcPr>
          <w:p w14:paraId="5C6ADC30" w14:textId="1D6AAD2F" w:rsidR="00187E0D" w:rsidRPr="005872EC" w:rsidRDefault="0032102B" w:rsidP="0032102B">
            <w:pPr>
              <w:spacing w:line="240" w:lineRule="auto"/>
              <w:jc w:val="both"/>
              <w:rPr>
                <w:rFonts w:asciiTheme="minorHAnsi" w:hAnsiTheme="minorHAnsi" w:cstheme="minorHAnsi"/>
                <w:lang w:val="es-MX"/>
              </w:rPr>
              <w:pPrChange w:id="29" w:author="GIUSEPH ALEXIS CHAN TORRES" w:date="2026-03-21T22:55:00Z">
                <w:pPr>
                  <w:jc w:val="both"/>
                </w:pPr>
              </w:pPrChange>
            </w:pPr>
            <w:ins w:id="30" w:author="GIUSEPH ALEXIS CHAN TORRES" w:date="2026-03-21T22:54:00Z">
              <w:r w:rsidRPr="0032102B">
                <w:rPr>
                  <w:rFonts w:asciiTheme="minorHAnsi" w:hAnsiTheme="minorHAnsi" w:cstheme="minorHAnsi"/>
                  <w:lang w:val="es-MX"/>
                  <w:rPrChange w:id="31" w:author="GIUSEPH ALEXIS CHAN TORRES" w:date="2026-03-21T22:54:00Z">
                    <w:rPr>
                      <w:rFonts w:asciiTheme="minorHAnsi" w:hAnsiTheme="minorHAnsi" w:cstheme="minorHAnsi"/>
                      <w:color w:val="8064A2" w:themeColor="accent4"/>
                      <w:lang w:val="es-MX"/>
                    </w:rPr>
                  </w:rPrChange>
                </w:rPr>
                <w:t>Construir NETZA-TANK, una aplicación web interactiva diseñada para guiar a los usuarios, especialmente a los principiantes en la acuariofilia, en el proceso de armar y gestionar su acuario de forma rápida y sencilla. El objetivo es proporcionar una herramienta educativa que cruce datos de especies, filtros y tamaño del estanque para evaluar la viabilidad del ecosistema. A través de un enfoque proactivo centrado en la usabilidad, el sistema busca prevenir la toma de malas decisiones bloqueando combinaciones perjudiciales y sugiriendo alternativas seguras al instante.</w:t>
              </w:r>
              <w:r w:rsidRPr="0032102B" w:rsidDel="0032102B">
                <w:rPr>
                  <w:rFonts w:asciiTheme="minorHAnsi" w:hAnsiTheme="minorHAnsi" w:cstheme="minorHAnsi"/>
                  <w:lang w:val="es-MX"/>
                  <w:rPrChange w:id="32" w:author="GIUSEPH ALEXIS CHAN TORRES" w:date="2026-03-21T22:54:00Z">
                    <w:rPr>
                      <w:rFonts w:asciiTheme="minorHAnsi" w:hAnsiTheme="minorHAnsi" w:cstheme="minorHAnsi"/>
                      <w:color w:val="8064A2" w:themeColor="accent4"/>
                      <w:lang w:val="es-MX"/>
                    </w:rPr>
                  </w:rPrChange>
                </w:rPr>
                <w:t xml:space="preserve"> </w:t>
              </w:r>
            </w:ins>
            <w:del w:id="33" w:author="GIUSEPH ALEXIS CHAN TORRES" w:date="2026-03-21T22:54:00Z">
              <w:r w:rsidR="009D482F" w:rsidRPr="005872EC" w:rsidDel="0032102B">
                <w:rPr>
                  <w:rFonts w:asciiTheme="minorHAnsi" w:hAnsiTheme="minorHAnsi" w:cstheme="minorHAnsi"/>
                  <w:color w:val="8064A2" w:themeColor="accent4"/>
                  <w:lang w:val="es-MX"/>
                </w:rPr>
                <w:delText>[Descripción de la aplicación</w:delText>
              </w:r>
              <w:r w:rsidR="00D43AC4" w:rsidRPr="005872EC" w:rsidDel="0032102B">
                <w:rPr>
                  <w:rFonts w:asciiTheme="minorHAnsi" w:hAnsiTheme="minorHAnsi" w:cstheme="minorHAnsi"/>
                  <w:color w:val="8064A2" w:themeColor="accent4"/>
                  <w:lang w:val="es-MX"/>
                </w:rPr>
                <w:delText xml:space="preserve">, </w:delText>
              </w:r>
              <w:r w:rsidR="009D482F" w:rsidRPr="005872EC" w:rsidDel="0032102B">
                <w:rPr>
                  <w:rFonts w:asciiTheme="minorHAnsi" w:hAnsiTheme="minorHAnsi" w:cstheme="minorHAnsi"/>
                  <w:color w:val="8064A2" w:themeColor="accent4"/>
                  <w:lang w:val="es-MX"/>
                </w:rPr>
                <w:delText>objetivos del proyecto</w:delText>
              </w:r>
              <w:r w:rsidR="00D43AC4" w:rsidRPr="005872EC" w:rsidDel="0032102B">
                <w:rPr>
                  <w:rFonts w:asciiTheme="minorHAnsi" w:hAnsiTheme="minorHAnsi" w:cstheme="minorHAnsi"/>
                  <w:color w:val="8064A2" w:themeColor="accent4"/>
                  <w:lang w:val="es-MX"/>
                </w:rPr>
                <w:delText xml:space="preserve"> y stakeholders.</w:delText>
              </w:r>
              <w:r w:rsidR="009D482F" w:rsidRPr="005872EC" w:rsidDel="0032102B">
                <w:rPr>
                  <w:rFonts w:asciiTheme="minorHAnsi" w:hAnsiTheme="minorHAnsi" w:cstheme="minorHAnsi"/>
                  <w:color w:val="8064A2" w:themeColor="accent4"/>
                  <w:lang w:val="es-MX"/>
                </w:rPr>
                <w:delText>]</w:delText>
              </w:r>
              <w:r w:rsidR="00187E0D" w:rsidRPr="005872EC" w:rsidDel="0032102B">
                <w:rPr>
                  <w:rFonts w:asciiTheme="minorHAnsi" w:hAnsiTheme="minorHAnsi" w:cstheme="minorHAnsi"/>
                  <w:color w:val="8064A2" w:themeColor="accent4"/>
                  <w:lang w:val="es-MX"/>
                </w:rPr>
                <w:delText xml:space="preserve"> </w:delText>
              </w:r>
            </w:del>
          </w:p>
        </w:tc>
      </w:tr>
      <w:tr w:rsidR="00187E0D" w:rsidRPr="005872EC" w14:paraId="20C10807" w14:textId="77777777" w:rsidTr="00810937">
        <w:tc>
          <w:tcPr>
            <w:tcW w:w="1915" w:type="dxa"/>
          </w:tcPr>
          <w:p w14:paraId="051A5C09" w14:textId="77777777" w:rsidR="00187E0D" w:rsidRPr="005872EC" w:rsidRDefault="00187E0D" w:rsidP="001F529C">
            <w:pPr>
              <w:pStyle w:val="tableleft"/>
              <w:rPr>
                <w:rFonts w:asciiTheme="minorHAnsi" w:hAnsiTheme="minorHAnsi" w:cstheme="minorHAnsi"/>
                <w:lang w:val="es-MX"/>
              </w:rPr>
            </w:pPr>
          </w:p>
        </w:tc>
        <w:tc>
          <w:tcPr>
            <w:tcW w:w="7661" w:type="dxa"/>
            <w:tcBorders>
              <w:bottom w:val="single" w:sz="8" w:space="0" w:color="auto"/>
            </w:tcBorders>
          </w:tcPr>
          <w:p w14:paraId="5F497958" w14:textId="77777777" w:rsidR="00187E0D" w:rsidRPr="005872EC" w:rsidRDefault="00187E0D" w:rsidP="001F529C">
            <w:pPr>
              <w:pStyle w:val="line"/>
              <w:rPr>
                <w:rFonts w:asciiTheme="minorHAnsi" w:hAnsiTheme="minorHAnsi" w:cstheme="minorHAnsi"/>
                <w:lang w:val="es-MX"/>
              </w:rPr>
            </w:pPr>
          </w:p>
        </w:tc>
      </w:tr>
      <w:tr w:rsidR="00134417" w:rsidRPr="005872EC" w14:paraId="173E0E7F" w14:textId="77777777" w:rsidTr="00D27726">
        <w:trPr>
          <w:trHeight w:val="706"/>
        </w:trPr>
        <w:tc>
          <w:tcPr>
            <w:tcW w:w="1915" w:type="dxa"/>
          </w:tcPr>
          <w:p w14:paraId="285DACF7" w14:textId="77777777" w:rsidR="002C78D2" w:rsidRPr="005872EC" w:rsidRDefault="002C78D2" w:rsidP="001F529C">
            <w:pPr>
              <w:pStyle w:val="tableleft"/>
              <w:rPr>
                <w:rFonts w:asciiTheme="majorHAnsi" w:hAnsiTheme="majorHAnsi" w:cstheme="minorHAnsi"/>
                <w:lang w:val="es-MX"/>
              </w:rPr>
            </w:pPr>
          </w:p>
          <w:p w14:paraId="2CC150F4" w14:textId="77777777" w:rsidR="00134417" w:rsidRPr="005872EC" w:rsidRDefault="009D482F" w:rsidP="001F529C">
            <w:pPr>
              <w:pStyle w:val="tableleft"/>
              <w:rPr>
                <w:rFonts w:asciiTheme="majorHAnsi" w:hAnsiTheme="majorHAnsi" w:cstheme="minorHAnsi"/>
                <w:lang w:val="es-MX"/>
              </w:rPr>
            </w:pPr>
            <w:r w:rsidRPr="005872EC">
              <w:rPr>
                <w:rFonts w:asciiTheme="majorHAnsi" w:hAnsiTheme="majorHAnsi" w:cstheme="minorHAnsi"/>
                <w:lang w:val="es-MX"/>
              </w:rPr>
              <w:t>Justificación</w:t>
            </w:r>
          </w:p>
        </w:tc>
        <w:tc>
          <w:tcPr>
            <w:tcW w:w="7661" w:type="dxa"/>
            <w:tcBorders>
              <w:bottom w:val="single" w:sz="8" w:space="0" w:color="auto"/>
            </w:tcBorders>
          </w:tcPr>
          <w:p w14:paraId="57ACB362" w14:textId="77777777" w:rsidR="0032102B" w:rsidRPr="0032102B" w:rsidRDefault="0032102B" w:rsidP="0032102B">
            <w:pPr>
              <w:spacing w:line="240" w:lineRule="auto"/>
              <w:rPr>
                <w:ins w:id="34" w:author="GIUSEPH ALEXIS CHAN TORRES" w:date="2026-03-21T22:54:00Z"/>
                <w:rFonts w:asciiTheme="minorHAnsi" w:hAnsiTheme="minorHAnsi" w:cstheme="minorHAnsi"/>
                <w:lang w:val="es-MX"/>
                <w:rPrChange w:id="35" w:author="GIUSEPH ALEXIS CHAN TORRES" w:date="2026-03-21T22:56:00Z">
                  <w:rPr>
                    <w:ins w:id="36" w:author="GIUSEPH ALEXIS CHAN TORRES" w:date="2026-03-21T22:54:00Z"/>
                    <w:rFonts w:asciiTheme="minorHAnsi" w:hAnsiTheme="minorHAnsi" w:cstheme="minorHAnsi"/>
                    <w:color w:val="8064A2" w:themeColor="accent4"/>
                    <w:lang w:val="es-MX"/>
                  </w:rPr>
                </w:rPrChange>
              </w:rPr>
              <w:pPrChange w:id="37" w:author="GIUSEPH ALEXIS CHAN TORRES" w:date="2026-03-21T22:55:00Z">
                <w:pPr/>
              </w:pPrChange>
            </w:pPr>
            <w:ins w:id="38" w:author="GIUSEPH ALEXIS CHAN TORRES" w:date="2026-03-21T22:54:00Z">
              <w:r w:rsidRPr="0032102B">
                <w:rPr>
                  <w:rFonts w:asciiTheme="minorHAnsi" w:hAnsiTheme="minorHAnsi" w:cstheme="minorHAnsi"/>
                  <w:lang w:val="es-MX"/>
                  <w:rPrChange w:id="39" w:author="GIUSEPH ALEXIS CHAN TORRES" w:date="2026-03-21T22:56:00Z">
                    <w:rPr>
                      <w:rFonts w:asciiTheme="minorHAnsi" w:hAnsiTheme="minorHAnsi" w:cstheme="minorHAnsi"/>
                      <w:color w:val="8064A2" w:themeColor="accent4"/>
                      <w:lang w:val="es-MX"/>
                    </w:rPr>
                  </w:rPrChange>
                </w:rPr>
                <w:t>La situación actual de la acuariofilia presenta retos importantes en cuanto a la desinformación y el bienestar animal. A continuación, se explican a detalle las causas de esta problemática:</w:t>
              </w:r>
            </w:ins>
          </w:p>
          <w:p w14:paraId="19657324" w14:textId="77777777" w:rsidR="0032102B" w:rsidRPr="0032102B" w:rsidRDefault="0032102B" w:rsidP="0032102B">
            <w:pPr>
              <w:pStyle w:val="Prrafodelista"/>
              <w:numPr>
                <w:ilvl w:val="0"/>
                <w:numId w:val="19"/>
              </w:numPr>
              <w:rPr>
                <w:ins w:id="40" w:author="GIUSEPH ALEXIS CHAN TORRES" w:date="2026-03-21T22:54:00Z"/>
                <w:rFonts w:asciiTheme="minorHAnsi" w:hAnsiTheme="minorHAnsi" w:cstheme="minorHAnsi"/>
                <w:sz w:val="22"/>
                <w:szCs w:val="22"/>
                <w:lang w:val="es-MX"/>
                <w:rPrChange w:id="41" w:author="GIUSEPH ALEXIS CHAN TORRES" w:date="2026-03-21T22:56:00Z">
                  <w:rPr>
                    <w:ins w:id="42" w:author="GIUSEPH ALEXIS CHAN TORRES" w:date="2026-03-21T22:54:00Z"/>
                    <w:rFonts w:asciiTheme="minorHAnsi" w:hAnsiTheme="minorHAnsi" w:cstheme="minorHAnsi"/>
                    <w:color w:val="8064A2" w:themeColor="accent4"/>
                    <w:lang w:val="es-MX"/>
                  </w:rPr>
                </w:rPrChange>
              </w:rPr>
              <w:pPrChange w:id="43" w:author="GIUSEPH ALEXIS CHAN TORRES" w:date="2026-03-21T22:55:00Z">
                <w:pPr>
                  <w:pStyle w:val="Prrafodelista"/>
                  <w:numPr>
                    <w:numId w:val="19"/>
                  </w:numPr>
                  <w:ind w:hanging="360"/>
                </w:pPr>
              </w:pPrChange>
            </w:pPr>
            <w:ins w:id="44" w:author="GIUSEPH ALEXIS CHAN TORRES" w:date="2026-03-21T22:54:00Z">
              <w:r w:rsidRPr="00B36B5C">
                <w:rPr>
                  <w:rFonts w:asciiTheme="minorHAnsi" w:hAnsiTheme="minorHAnsi" w:cstheme="minorHAnsi"/>
                  <w:b/>
                  <w:bCs/>
                  <w:sz w:val="22"/>
                  <w:szCs w:val="22"/>
                  <w:lang w:val="es-MX"/>
                  <w:rPrChange w:id="45" w:author="GIUSEPH ALEXIS CHAN TORRES" w:date="2026-03-21T22:56:00Z">
                    <w:rPr/>
                  </w:rPrChange>
                </w:rPr>
                <w:t>Desinformación masiva en principiantes:</w:t>
              </w:r>
              <w:r w:rsidRPr="0032102B">
                <w:rPr>
                  <w:rFonts w:asciiTheme="minorHAnsi" w:hAnsiTheme="minorHAnsi" w:cstheme="minorHAnsi"/>
                  <w:sz w:val="22"/>
                  <w:szCs w:val="22"/>
                  <w:lang w:val="es-MX"/>
                  <w:rPrChange w:id="46" w:author="GIUSEPH ALEXIS CHAN TORRES" w:date="2026-03-21T22:56:00Z">
                    <w:rPr/>
                  </w:rPrChange>
                </w:rPr>
                <w:t xml:space="preserve"> La mayoría de las personas que inician en la acuariofilia fracasan porque compran peces incompatibles o peceras insuficientes, basándose en consejos de vendedores enfocados en la venta y no en la supervivencia del animal. Es común que cometan errores fatales como cambiar en su totalidad el agua, sobrealimentar, usar decoración artificial o carecer de filtros y luz adecuada.</w:t>
              </w:r>
            </w:ins>
          </w:p>
          <w:p w14:paraId="44EFAF74" w14:textId="77777777" w:rsidR="0032102B" w:rsidRPr="0032102B" w:rsidRDefault="0032102B" w:rsidP="0032102B">
            <w:pPr>
              <w:pStyle w:val="Prrafodelista"/>
              <w:numPr>
                <w:ilvl w:val="0"/>
                <w:numId w:val="19"/>
              </w:numPr>
              <w:rPr>
                <w:ins w:id="47" w:author="GIUSEPH ALEXIS CHAN TORRES" w:date="2026-03-21T22:55:00Z"/>
                <w:rFonts w:asciiTheme="minorHAnsi" w:hAnsiTheme="minorHAnsi" w:cstheme="minorHAnsi"/>
                <w:sz w:val="22"/>
                <w:szCs w:val="22"/>
                <w:lang w:val="es-MX"/>
                <w:rPrChange w:id="48" w:author="GIUSEPH ALEXIS CHAN TORRES" w:date="2026-03-21T22:56:00Z">
                  <w:rPr>
                    <w:ins w:id="49" w:author="GIUSEPH ALEXIS CHAN TORRES" w:date="2026-03-21T22:55:00Z"/>
                    <w:rFonts w:asciiTheme="minorHAnsi" w:hAnsiTheme="minorHAnsi" w:cstheme="minorHAnsi"/>
                    <w:color w:val="8064A2" w:themeColor="accent4"/>
                    <w:lang w:val="es-MX"/>
                  </w:rPr>
                </w:rPrChange>
              </w:rPr>
              <w:pPrChange w:id="50" w:author="GIUSEPH ALEXIS CHAN TORRES" w:date="2026-03-21T22:55:00Z">
                <w:pPr>
                  <w:pStyle w:val="Prrafodelista"/>
                  <w:numPr>
                    <w:numId w:val="19"/>
                  </w:numPr>
                  <w:ind w:hanging="360"/>
                </w:pPr>
              </w:pPrChange>
            </w:pPr>
            <w:ins w:id="51" w:author="GIUSEPH ALEXIS CHAN TORRES" w:date="2026-03-21T22:54:00Z">
              <w:r w:rsidRPr="00B36B5C">
                <w:rPr>
                  <w:rFonts w:asciiTheme="minorHAnsi" w:hAnsiTheme="minorHAnsi" w:cstheme="minorHAnsi"/>
                  <w:b/>
                  <w:bCs/>
                  <w:sz w:val="22"/>
                  <w:szCs w:val="22"/>
                  <w:lang w:val="es-MX"/>
                  <w:rPrChange w:id="52" w:author="GIUSEPH ALEXIS CHAN TORRES" w:date="2026-03-21T22:56:00Z">
                    <w:rPr/>
                  </w:rPrChange>
                </w:rPr>
                <w:t>Crecimiento del mercado:</w:t>
              </w:r>
              <w:r w:rsidRPr="0032102B">
                <w:rPr>
                  <w:rFonts w:asciiTheme="minorHAnsi" w:hAnsiTheme="minorHAnsi" w:cstheme="minorHAnsi"/>
                  <w:sz w:val="22"/>
                  <w:szCs w:val="22"/>
                  <w:lang w:val="es-MX"/>
                  <w:rPrChange w:id="53" w:author="GIUSEPH ALEXIS CHAN TORRES" w:date="2026-03-21T22:56:00Z">
                    <w:rPr/>
                  </w:rPrChange>
                </w:rPr>
                <w:t xml:space="preserve"> El tamaño del mercado mundial de acuarios tiene una proyección de crecimiento hacia los 8.380 millones de dólares para 2033. Este crecimiento exponencial agrava el problema, ya que un mayor número de ventas significa más principiantes propensos a cometer negligencias en las primeras semanas.</w:t>
              </w:r>
            </w:ins>
          </w:p>
          <w:p w14:paraId="0F4B7696" w14:textId="63FEE6F8" w:rsidR="00134417" w:rsidRPr="0032102B" w:rsidDel="0032102B" w:rsidRDefault="0032102B" w:rsidP="0032102B">
            <w:pPr>
              <w:pStyle w:val="Prrafodelista"/>
              <w:numPr>
                <w:ilvl w:val="0"/>
                <w:numId w:val="19"/>
              </w:numPr>
              <w:rPr>
                <w:del w:id="54" w:author="GIUSEPH ALEXIS CHAN TORRES" w:date="2026-03-21T22:55:00Z"/>
                <w:rFonts w:asciiTheme="minorHAnsi" w:hAnsiTheme="minorHAnsi" w:cstheme="minorHAnsi"/>
                <w:sz w:val="22"/>
                <w:szCs w:val="22"/>
                <w:lang w:val="es-MX"/>
                <w:rPrChange w:id="55" w:author="GIUSEPH ALEXIS CHAN TORRES" w:date="2026-03-21T22:56:00Z">
                  <w:rPr>
                    <w:del w:id="56" w:author="GIUSEPH ALEXIS CHAN TORRES" w:date="2026-03-21T22:55:00Z"/>
                  </w:rPr>
                </w:rPrChange>
              </w:rPr>
              <w:pPrChange w:id="57" w:author="GIUSEPH ALEXIS CHAN TORRES" w:date="2026-03-21T22:55:00Z">
                <w:pPr/>
              </w:pPrChange>
            </w:pPr>
            <w:ins w:id="58" w:author="GIUSEPH ALEXIS CHAN TORRES" w:date="2026-03-21T22:54:00Z">
              <w:r w:rsidRPr="00B36B5C">
                <w:rPr>
                  <w:rFonts w:asciiTheme="minorHAnsi" w:hAnsiTheme="minorHAnsi" w:cstheme="minorHAnsi"/>
                  <w:b/>
                  <w:bCs/>
                  <w:sz w:val="22"/>
                  <w:szCs w:val="22"/>
                  <w:lang w:val="es-MX"/>
                  <w:rPrChange w:id="59" w:author="GIUSEPH ALEXIS CHAN TORRES" w:date="2026-03-21T22:56:00Z">
                    <w:rPr/>
                  </w:rPrChange>
                </w:rPr>
                <w:t>Barrera de empatía y sufrimiento animal:</w:t>
              </w:r>
              <w:r w:rsidRPr="0032102B">
                <w:rPr>
                  <w:rFonts w:asciiTheme="minorHAnsi" w:hAnsiTheme="minorHAnsi" w:cstheme="minorHAnsi"/>
                  <w:sz w:val="22"/>
                  <w:szCs w:val="22"/>
                  <w:lang w:val="es-MX"/>
                  <w:rPrChange w:id="60" w:author="GIUSEPH ALEXIS CHAN TORRES" w:date="2026-03-21T22:56:00Z">
                    <w:rPr/>
                  </w:rPrChange>
                </w:rPr>
                <w:t xml:space="preserve"> Existe una fuerte barrera que nos dificulta reconocer el dolor en los peces; al tenerlos como mascotas y no verlos como seres plenamente conscientes, se normaliza su maltrato y se pierde el interés por aprender sus cuidados básicos. Autores como Rucinque, Souza y Molento (2017) señalan que la percepción de la sintiencia de los peces por parte de los ciudadanos es un factor crucial que debe ser atendido para mejorar su bienestar. Asimismo, Maia, Gauy y Gonçalves-de-Freitas (2025) recalcan la urgencia de establecer iniciativas emergentes y regulaciones que mitiguen los factores de estrés en el comercio de especies ornamentales. Por ello, es imperativo diseñar </w:t>
              </w:r>
              <w:r w:rsidRPr="0032102B">
                <w:rPr>
                  <w:rFonts w:asciiTheme="minorHAnsi" w:hAnsiTheme="minorHAnsi" w:cstheme="minorHAnsi"/>
                  <w:sz w:val="22"/>
                  <w:szCs w:val="22"/>
                  <w:lang w:val="es-MX"/>
                  <w:rPrChange w:id="61" w:author="GIUSEPH ALEXIS CHAN TORRES" w:date="2026-03-21T22:56:00Z">
                    <w:rPr/>
                  </w:rPrChange>
                </w:rPr>
                <w:lastRenderedPageBreak/>
                <w:t>herramientas que apoyen lineamientos internacionales como los de la Organización Mundial de Sanidad Animal (OMSA) y fomenten un enriquecimiento ambiental adecuado, tal como lo estudian Oldfield y Murphy (2024), evitando que los peces sean tratados como adornos desechables.</w:t>
              </w:r>
              <w:r w:rsidRPr="0032102B" w:rsidDel="0032102B">
                <w:rPr>
                  <w:rFonts w:asciiTheme="minorHAnsi" w:hAnsiTheme="minorHAnsi" w:cstheme="minorHAnsi"/>
                  <w:sz w:val="22"/>
                  <w:szCs w:val="22"/>
                  <w:lang w:val="es-MX"/>
                  <w:rPrChange w:id="62" w:author="GIUSEPH ALEXIS CHAN TORRES" w:date="2026-03-21T22:56:00Z">
                    <w:rPr/>
                  </w:rPrChange>
                </w:rPr>
                <w:t xml:space="preserve"> </w:t>
              </w:r>
            </w:ins>
            <w:del w:id="63" w:author="GIUSEPH ALEXIS CHAN TORRES" w:date="2026-03-21T22:54:00Z">
              <w:r w:rsidR="00D43AC4" w:rsidRPr="0032102B" w:rsidDel="0032102B">
                <w:rPr>
                  <w:rFonts w:asciiTheme="minorHAnsi" w:hAnsiTheme="minorHAnsi" w:cstheme="minorHAnsi"/>
                  <w:sz w:val="22"/>
                  <w:szCs w:val="22"/>
                  <w:lang w:val="es-MX"/>
                  <w:rPrChange w:id="64" w:author="GIUSEPH ALEXIS CHAN TORRES" w:date="2026-03-21T22:56:00Z">
                    <w:rPr/>
                  </w:rPrChange>
                </w:rPr>
                <w:delText>[La justificación presenta el problema social actual. Puede describirse por puntos donde cada uno representa una problemática.]</w:delText>
              </w:r>
            </w:del>
          </w:p>
          <w:p w14:paraId="5D111914" w14:textId="77777777" w:rsidR="00D43AC4" w:rsidRPr="0032102B" w:rsidDel="0032102B" w:rsidRDefault="00D43AC4" w:rsidP="0032102B">
            <w:pPr>
              <w:pStyle w:val="Prrafodelista"/>
              <w:numPr>
                <w:ilvl w:val="0"/>
                <w:numId w:val="19"/>
              </w:numPr>
              <w:rPr>
                <w:del w:id="65" w:author="GIUSEPH ALEXIS CHAN TORRES" w:date="2026-03-21T22:55:00Z"/>
                <w:rFonts w:asciiTheme="minorHAnsi" w:hAnsiTheme="minorHAnsi" w:cstheme="minorHAnsi"/>
                <w:lang w:val="es-MX"/>
                <w:rPrChange w:id="66" w:author="GIUSEPH ALEXIS CHAN TORRES" w:date="2026-03-21T22:56:00Z">
                  <w:rPr>
                    <w:del w:id="67" w:author="GIUSEPH ALEXIS CHAN TORRES" w:date="2026-03-21T22:55:00Z"/>
                  </w:rPr>
                </w:rPrChange>
              </w:rPr>
              <w:pPrChange w:id="68" w:author="GIUSEPH ALEXIS CHAN TORRES" w:date="2026-03-21T22:55:00Z">
                <w:pPr/>
              </w:pPrChange>
            </w:pPr>
          </w:p>
          <w:p w14:paraId="73FC0421" w14:textId="4D056D82" w:rsidR="00D43AC4" w:rsidRPr="0032102B" w:rsidDel="0032102B" w:rsidRDefault="00D43AC4" w:rsidP="0032102B">
            <w:pPr>
              <w:pStyle w:val="Prrafodelista"/>
              <w:rPr>
                <w:del w:id="69" w:author="GIUSEPH ALEXIS CHAN TORRES" w:date="2026-03-21T22:54:00Z"/>
                <w:rPrChange w:id="70" w:author="GIUSEPH ALEXIS CHAN TORRES" w:date="2026-03-21T22:56:00Z">
                  <w:rPr>
                    <w:del w:id="71" w:author="GIUSEPH ALEXIS CHAN TORRES" w:date="2026-03-21T22:54:00Z"/>
                    <w:lang w:val="es-MX"/>
                  </w:rPr>
                </w:rPrChange>
              </w:rPr>
              <w:pPrChange w:id="72" w:author="GIUSEPH ALEXIS CHAN TORRES" w:date="2026-03-21T22:55:00Z">
                <w:pPr>
                  <w:pStyle w:val="Prrafodelista"/>
                  <w:numPr>
                    <w:numId w:val="18"/>
                  </w:numPr>
                  <w:ind w:hanging="360"/>
                </w:pPr>
              </w:pPrChange>
            </w:pPr>
            <w:del w:id="73" w:author="GIUSEPH ALEXIS CHAN TORRES" w:date="2026-03-21T22:54:00Z">
              <w:r w:rsidRPr="0032102B" w:rsidDel="0032102B">
                <w:rPr>
                  <w:rPrChange w:id="74" w:author="GIUSEPH ALEXIS CHAN TORRES" w:date="2026-03-21T22:56:00Z">
                    <w:rPr>
                      <w:lang w:val="es-MX"/>
                    </w:rPr>
                  </w:rPrChange>
                </w:rPr>
                <w:delText>[Problemática 1]</w:delText>
              </w:r>
            </w:del>
          </w:p>
          <w:p w14:paraId="26376D76" w14:textId="0E3C49F7" w:rsidR="00D43AC4" w:rsidRPr="0032102B" w:rsidDel="0032102B" w:rsidRDefault="00D43AC4" w:rsidP="0032102B">
            <w:pPr>
              <w:pStyle w:val="Prrafodelista"/>
              <w:rPr>
                <w:del w:id="75" w:author="GIUSEPH ALEXIS CHAN TORRES" w:date="2026-03-21T22:54:00Z"/>
                <w:rPrChange w:id="76" w:author="GIUSEPH ALEXIS CHAN TORRES" w:date="2026-03-21T22:56:00Z">
                  <w:rPr>
                    <w:del w:id="77" w:author="GIUSEPH ALEXIS CHAN TORRES" w:date="2026-03-21T22:54:00Z"/>
                  </w:rPr>
                </w:rPrChange>
              </w:rPr>
              <w:pPrChange w:id="78" w:author="GIUSEPH ALEXIS CHAN TORRES" w:date="2026-03-21T22:55:00Z">
                <w:pPr>
                  <w:pStyle w:val="Prrafodelista"/>
                  <w:numPr>
                    <w:numId w:val="18"/>
                  </w:numPr>
                  <w:ind w:hanging="360"/>
                </w:pPr>
              </w:pPrChange>
            </w:pPr>
            <w:del w:id="79" w:author="GIUSEPH ALEXIS CHAN TORRES" w:date="2026-03-21T22:54:00Z">
              <w:r w:rsidRPr="0032102B" w:rsidDel="0032102B">
                <w:rPr>
                  <w:rPrChange w:id="80" w:author="GIUSEPH ALEXIS CHAN TORRES" w:date="2026-03-21T22:56:00Z">
                    <w:rPr/>
                  </w:rPrChange>
                </w:rPr>
                <w:delText>[Problemática 2]</w:delText>
              </w:r>
            </w:del>
          </w:p>
          <w:p w14:paraId="376F0AEE" w14:textId="05969743" w:rsidR="00D43AC4" w:rsidRPr="0032102B" w:rsidDel="0032102B" w:rsidRDefault="00D43AC4" w:rsidP="0032102B">
            <w:pPr>
              <w:pStyle w:val="Prrafodelista"/>
              <w:rPr>
                <w:del w:id="81" w:author="GIUSEPH ALEXIS CHAN TORRES" w:date="2026-03-21T22:54:00Z"/>
                <w:rPrChange w:id="82" w:author="GIUSEPH ALEXIS CHAN TORRES" w:date="2026-03-21T22:56:00Z">
                  <w:rPr>
                    <w:del w:id="83" w:author="GIUSEPH ALEXIS CHAN TORRES" w:date="2026-03-21T22:54:00Z"/>
                  </w:rPr>
                </w:rPrChange>
              </w:rPr>
              <w:pPrChange w:id="84" w:author="GIUSEPH ALEXIS CHAN TORRES" w:date="2026-03-21T22:55:00Z">
                <w:pPr>
                  <w:pStyle w:val="Prrafodelista"/>
                  <w:numPr>
                    <w:numId w:val="18"/>
                  </w:numPr>
                  <w:ind w:hanging="360"/>
                </w:pPr>
              </w:pPrChange>
            </w:pPr>
            <w:del w:id="85" w:author="GIUSEPH ALEXIS CHAN TORRES" w:date="2026-03-21T22:54:00Z">
              <w:r w:rsidRPr="0032102B" w:rsidDel="0032102B">
                <w:rPr>
                  <w:rPrChange w:id="86" w:author="GIUSEPH ALEXIS CHAN TORRES" w:date="2026-03-21T22:56:00Z">
                    <w:rPr/>
                  </w:rPrChange>
                </w:rPr>
                <w:delText>[Problemática 3]</w:delText>
              </w:r>
            </w:del>
          </w:p>
          <w:p w14:paraId="3A0315BE" w14:textId="0E1A25BF" w:rsidR="00D43AC4" w:rsidRPr="0032102B" w:rsidDel="0032102B" w:rsidRDefault="00D43AC4" w:rsidP="0032102B">
            <w:pPr>
              <w:pStyle w:val="Prrafodelista"/>
              <w:rPr>
                <w:del w:id="87" w:author="GIUSEPH ALEXIS CHAN TORRES" w:date="2026-03-21T22:54:00Z"/>
                <w:rPrChange w:id="88" w:author="GIUSEPH ALEXIS CHAN TORRES" w:date="2026-03-21T22:56:00Z">
                  <w:rPr>
                    <w:del w:id="89" w:author="GIUSEPH ALEXIS CHAN TORRES" w:date="2026-03-21T22:54:00Z"/>
                  </w:rPr>
                </w:rPrChange>
              </w:rPr>
              <w:pPrChange w:id="90" w:author="GIUSEPH ALEXIS CHAN TORRES" w:date="2026-03-21T22:55:00Z">
                <w:pPr>
                  <w:pStyle w:val="Prrafodelista"/>
                  <w:numPr>
                    <w:numId w:val="18"/>
                  </w:numPr>
                  <w:ind w:hanging="360"/>
                </w:pPr>
              </w:pPrChange>
            </w:pPr>
            <w:del w:id="91" w:author="GIUSEPH ALEXIS CHAN TORRES" w:date="2026-03-21T22:54:00Z">
              <w:r w:rsidRPr="0032102B" w:rsidDel="0032102B">
                <w:rPr>
                  <w:rPrChange w:id="92" w:author="GIUSEPH ALEXIS CHAN TORRES" w:date="2026-03-21T22:56:00Z">
                    <w:rPr/>
                  </w:rPrChange>
                </w:rPr>
                <w:delText>[Problemática 4]</w:delText>
              </w:r>
            </w:del>
          </w:p>
          <w:p w14:paraId="2365E63A" w14:textId="77777777" w:rsidR="00D43AC4" w:rsidRPr="0032102B" w:rsidRDefault="00D43AC4" w:rsidP="0032102B">
            <w:pPr>
              <w:pStyle w:val="Prrafodelista"/>
              <w:numPr>
                <w:ilvl w:val="0"/>
                <w:numId w:val="19"/>
              </w:numPr>
              <w:rPr>
                <w:rPrChange w:id="93" w:author="GIUSEPH ALEXIS CHAN TORRES" w:date="2026-03-21T22:56:00Z">
                  <w:rPr/>
                </w:rPrChange>
              </w:rPr>
              <w:pPrChange w:id="94" w:author="GIUSEPH ALEXIS CHAN TORRES" w:date="2026-03-21T22:55:00Z">
                <w:pPr>
                  <w:pStyle w:val="Prrafodelista"/>
                </w:pPr>
              </w:pPrChange>
            </w:pPr>
          </w:p>
        </w:tc>
      </w:tr>
      <w:tr w:rsidR="00134417" w:rsidRPr="005872EC" w14:paraId="517340ED" w14:textId="77777777" w:rsidTr="00672836">
        <w:trPr>
          <w:trHeight w:val="839"/>
        </w:trPr>
        <w:tc>
          <w:tcPr>
            <w:tcW w:w="1915" w:type="dxa"/>
          </w:tcPr>
          <w:p w14:paraId="42BEE64B" w14:textId="77777777" w:rsidR="00381DD1" w:rsidRPr="005872EC" w:rsidRDefault="00381DD1" w:rsidP="001F529C">
            <w:pPr>
              <w:pStyle w:val="tableleft"/>
              <w:rPr>
                <w:rFonts w:asciiTheme="minorHAnsi" w:hAnsiTheme="minorHAnsi" w:cstheme="minorHAnsi"/>
                <w:lang w:val="es-MX"/>
              </w:rPr>
            </w:pPr>
          </w:p>
          <w:p w14:paraId="3095A204" w14:textId="77777777" w:rsidR="00134417" w:rsidRPr="005872EC" w:rsidRDefault="009D482F" w:rsidP="001F529C">
            <w:pPr>
              <w:pStyle w:val="tableleft"/>
              <w:rPr>
                <w:rFonts w:asciiTheme="majorHAnsi" w:hAnsiTheme="majorHAnsi" w:cstheme="minorHAnsi"/>
                <w:lang w:val="es-MX"/>
              </w:rPr>
            </w:pPr>
            <w:r w:rsidRPr="005872EC">
              <w:rPr>
                <w:rFonts w:asciiTheme="majorHAnsi" w:hAnsiTheme="majorHAnsi" w:cstheme="minorHAnsi"/>
                <w:lang w:val="es-MX"/>
              </w:rPr>
              <w:t>Beneficios</w:t>
            </w:r>
          </w:p>
        </w:tc>
        <w:tc>
          <w:tcPr>
            <w:tcW w:w="7661" w:type="dxa"/>
            <w:tcBorders>
              <w:top w:val="single" w:sz="8" w:space="0" w:color="auto"/>
              <w:bottom w:val="single" w:sz="8" w:space="0" w:color="auto"/>
            </w:tcBorders>
          </w:tcPr>
          <w:p w14:paraId="2DE89B8E" w14:textId="77777777" w:rsidR="001259E8" w:rsidRPr="00B36B5C" w:rsidRDefault="001259E8" w:rsidP="001259E8">
            <w:pPr>
              <w:spacing w:line="240" w:lineRule="auto"/>
              <w:jc w:val="both"/>
              <w:rPr>
                <w:rFonts w:asciiTheme="minorHAnsi" w:hAnsiTheme="minorHAnsi" w:cstheme="minorHAnsi"/>
                <w:lang w:val="es-MX"/>
              </w:rPr>
            </w:pPr>
            <w:r w:rsidRPr="00B36B5C">
              <w:rPr>
                <w:rFonts w:asciiTheme="minorHAnsi" w:hAnsiTheme="minorHAnsi" w:cstheme="minorHAnsi"/>
                <w:lang w:val="es-MX"/>
              </w:rPr>
              <w:t>Los beneficios están derivados de los objetivos del proyecto y de su enfoque en la interacción humano-computadora para resolver las problemáticas planteadas. A continuación se listan:</w:t>
            </w:r>
          </w:p>
          <w:p w14:paraId="4FA45E5E" w14:textId="77777777" w:rsidR="001259E8" w:rsidRPr="00B36B5C" w:rsidRDefault="001259E8" w:rsidP="001259E8">
            <w:pPr>
              <w:pStyle w:val="Prrafodelista"/>
              <w:numPr>
                <w:ilvl w:val="0"/>
                <w:numId w:val="25"/>
              </w:numPr>
              <w:rPr>
                <w:rFonts w:asciiTheme="minorHAnsi" w:hAnsiTheme="minorHAnsi" w:cstheme="minorHAnsi"/>
                <w:sz w:val="22"/>
                <w:szCs w:val="22"/>
                <w:lang w:val="es-MX"/>
              </w:rPr>
            </w:pPr>
            <w:r w:rsidRPr="00B36B5C">
              <w:rPr>
                <w:rFonts w:asciiTheme="minorHAnsi" w:hAnsiTheme="minorHAnsi" w:cstheme="minorHAnsi"/>
                <w:b/>
                <w:bCs/>
                <w:sz w:val="22"/>
                <w:szCs w:val="22"/>
                <w:lang w:val="es-MX"/>
              </w:rPr>
              <w:t>Prevención proactiva de errores:</w:t>
            </w:r>
            <w:r w:rsidRPr="00B36B5C">
              <w:rPr>
                <w:rFonts w:asciiTheme="minorHAnsi" w:hAnsiTheme="minorHAnsi" w:cstheme="minorHAnsi"/>
                <w:sz w:val="22"/>
                <w:szCs w:val="22"/>
                <w:lang w:val="es-MX"/>
              </w:rPr>
              <w:t xml:space="preserve"> A diferencia de sistemas reactivos que permiten armar mal el acuario para luego arrojar una alerta, la interfaz de NETZA-TANK bloquea el error si el usuario elige una mala combinación y sugiere alternativas viables automáticamente, previniendo el estrés y la mortalidad animal.</w:t>
            </w:r>
          </w:p>
          <w:p w14:paraId="6FC5166F" w14:textId="77777777" w:rsidR="001259E8" w:rsidRPr="00B36B5C" w:rsidRDefault="001259E8" w:rsidP="001259E8">
            <w:pPr>
              <w:pStyle w:val="Prrafodelista"/>
              <w:numPr>
                <w:ilvl w:val="0"/>
                <w:numId w:val="25"/>
              </w:numPr>
              <w:rPr>
                <w:rFonts w:asciiTheme="minorHAnsi" w:hAnsiTheme="minorHAnsi" w:cstheme="minorHAnsi"/>
                <w:sz w:val="22"/>
                <w:szCs w:val="22"/>
                <w:lang w:val="es-MX"/>
              </w:rPr>
            </w:pPr>
            <w:r w:rsidRPr="00B36B5C">
              <w:rPr>
                <w:rFonts w:asciiTheme="minorHAnsi" w:hAnsiTheme="minorHAnsi" w:cstheme="minorHAnsi"/>
                <w:b/>
                <w:bCs/>
                <w:sz w:val="22"/>
                <w:szCs w:val="22"/>
                <w:lang w:val="es-MX"/>
              </w:rPr>
              <w:t>Gestión de un ecosistema completo:</w:t>
            </w:r>
            <w:r w:rsidRPr="00B36B5C">
              <w:rPr>
                <w:rFonts w:asciiTheme="minorHAnsi" w:hAnsiTheme="minorHAnsi" w:cstheme="minorHAnsi"/>
                <w:sz w:val="22"/>
                <w:szCs w:val="22"/>
                <w:lang w:val="es-MX"/>
              </w:rPr>
              <w:t xml:space="preserve"> Valida no solo la compatibilidad entre especies o los parámetros del agua, sino también la idoneidad del sustrato, la decoración y recomienda la dieta específica para los peces elegidos.</w:t>
            </w:r>
          </w:p>
          <w:p w14:paraId="33338F70" w14:textId="1E270727" w:rsidR="001259E8" w:rsidRPr="00B36B5C" w:rsidRDefault="001259E8" w:rsidP="001259E8">
            <w:pPr>
              <w:pStyle w:val="Prrafodelista"/>
              <w:numPr>
                <w:ilvl w:val="0"/>
                <w:numId w:val="25"/>
              </w:numPr>
              <w:rPr>
                <w:rFonts w:asciiTheme="minorHAnsi" w:hAnsiTheme="minorHAnsi" w:cstheme="minorHAnsi"/>
                <w:sz w:val="22"/>
                <w:szCs w:val="22"/>
                <w:lang w:val="es-MX"/>
              </w:rPr>
            </w:pPr>
            <w:r w:rsidRPr="00B36B5C">
              <w:rPr>
                <w:rFonts w:asciiTheme="minorHAnsi" w:hAnsiTheme="minorHAnsi" w:cstheme="minorHAnsi"/>
                <w:b/>
                <w:bCs/>
                <w:sz w:val="22"/>
                <w:szCs w:val="22"/>
                <w:lang w:val="es-MX"/>
              </w:rPr>
              <w:t>Educación e interacción intuitiva:</w:t>
            </w:r>
            <w:r w:rsidRPr="00B36B5C">
              <w:rPr>
                <w:rFonts w:asciiTheme="minorHAnsi" w:hAnsiTheme="minorHAnsi" w:cstheme="minorHAnsi"/>
                <w:sz w:val="22"/>
                <w:szCs w:val="22"/>
                <w:lang w:val="es-MX"/>
              </w:rPr>
              <w:t xml:space="preserve"> Al no asumir que el usuario ya conoce los procesos biológicos, la aplicación integra una experiencia visual que traduce parámetros químicos complejos (como ppm de amoníaco o el ciclo del nitrógeno) en indicadores de salud fáciles de comprender mediante una excelente UX/UI.</w:t>
            </w:r>
          </w:p>
          <w:p w14:paraId="3E489269" w14:textId="77777777" w:rsidR="001259E8" w:rsidRPr="00B36B5C" w:rsidDel="001259E8" w:rsidRDefault="001259E8" w:rsidP="001259E8">
            <w:pPr>
              <w:pStyle w:val="Prrafodelista"/>
              <w:numPr>
                <w:ilvl w:val="0"/>
                <w:numId w:val="1"/>
              </w:numPr>
              <w:autoSpaceDE/>
              <w:autoSpaceDN/>
              <w:spacing w:before="20" w:after="20"/>
              <w:ind w:left="0" w:firstLine="0"/>
              <w:contextualSpacing w:val="0"/>
              <w:rPr>
                <w:del w:id="95" w:author="GIUSEPH ALEXIS CHAN TORRES" w:date="2026-03-21T23:39:00Z"/>
                <w:rFonts w:asciiTheme="minorHAnsi" w:hAnsiTheme="minorHAnsi" w:cstheme="minorHAnsi"/>
                <w:sz w:val="22"/>
                <w:szCs w:val="22"/>
                <w:lang w:val="es-MX"/>
                <w:rPrChange w:id="96" w:author="GIUSEPH ALEXIS CHAN TORRES" w:date="2026-03-21T23:31:00Z">
                  <w:rPr>
                    <w:del w:id="97" w:author="GIUSEPH ALEXIS CHAN TORRES" w:date="2026-03-21T23:39:00Z"/>
                  </w:rPr>
                </w:rPrChange>
              </w:rPr>
            </w:pPr>
            <w:r w:rsidRPr="00B36B5C">
              <w:rPr>
                <w:rFonts w:asciiTheme="minorHAnsi" w:hAnsiTheme="minorHAnsi" w:cstheme="minorHAnsi"/>
                <w:b/>
                <w:bCs/>
                <w:sz w:val="22"/>
                <w:szCs w:val="22"/>
                <w:lang w:val="es-MX"/>
              </w:rPr>
              <w:t>Mantenimiento automatizado y guiado:</w:t>
            </w:r>
            <w:r w:rsidRPr="00B36B5C">
              <w:rPr>
                <w:rFonts w:asciiTheme="minorHAnsi" w:hAnsiTheme="minorHAnsi" w:cstheme="minorHAnsi"/>
                <w:sz w:val="22"/>
                <w:szCs w:val="22"/>
                <w:lang w:val="es-MX"/>
              </w:rPr>
              <w:t xml:space="preserve"> Genera recomendaciones personalizadas y cuenta con un calendario automatizado que recuerda al usuario cuándo realizar rutinas de limpieza y cambios de agua, facilitando la creación de bacterias beneficiosas para el equilibrio del ecosistema.</w:t>
            </w:r>
          </w:p>
          <w:p w14:paraId="5A4A1BAA" w14:textId="77777777" w:rsidR="001259E8" w:rsidRPr="001259E8" w:rsidRDefault="001259E8" w:rsidP="001259E8">
            <w:pPr>
              <w:pStyle w:val="Prrafodelista"/>
              <w:numPr>
                <w:ilvl w:val="0"/>
                <w:numId w:val="25"/>
              </w:numPr>
              <w:rPr>
                <w:rFonts w:asciiTheme="minorHAnsi" w:hAnsiTheme="minorHAnsi" w:cstheme="minorHAnsi"/>
                <w:lang w:val="es-MX"/>
              </w:rPr>
            </w:pPr>
          </w:p>
          <w:p w14:paraId="2DE97188" w14:textId="2E18C29B" w:rsidR="00D43AC4" w:rsidRPr="001259E8" w:rsidDel="0032102B" w:rsidRDefault="00D43AC4" w:rsidP="001259E8">
            <w:pPr>
              <w:pStyle w:val="Prrafodelista"/>
              <w:rPr>
                <w:del w:id="98" w:author="GIUSEPH ALEXIS CHAN TORRES" w:date="2026-03-21T22:56:00Z"/>
                <w:color w:val="8064A2" w:themeColor="accent4"/>
                <w:rPrChange w:id="99" w:author="GIUSEPH ALEXIS CHAN TORRES" w:date="2026-03-21T23:31:00Z">
                  <w:rPr>
                    <w:del w:id="100" w:author="GIUSEPH ALEXIS CHAN TORRES" w:date="2026-03-21T22:56:00Z"/>
                    <w:rFonts w:asciiTheme="minorHAnsi" w:hAnsiTheme="minorHAnsi" w:cstheme="minorHAnsi"/>
                    <w:color w:val="8064A2" w:themeColor="accent4"/>
                    <w:lang w:val="es-MX"/>
                  </w:rPr>
                </w:rPrChange>
              </w:rPr>
              <w:pPrChange w:id="101" w:author="GIUSEPH ALEXIS CHAN TORRES" w:date="2026-03-21T23:31:00Z">
                <w:pPr/>
              </w:pPrChange>
            </w:pPr>
            <w:del w:id="102" w:author="GIUSEPH ALEXIS CHAN TORRES" w:date="2026-03-21T22:56:00Z">
              <w:r w:rsidRPr="001259E8" w:rsidDel="0032102B">
                <w:rPr>
                  <w:color w:val="8064A2" w:themeColor="accent4"/>
                  <w:rPrChange w:id="103" w:author="GIUSEPH ALEXIS CHAN TORRES" w:date="2026-03-21T23:31:00Z">
                    <w:rPr>
                      <w:lang w:val="es-MX"/>
                    </w:rPr>
                  </w:rPrChange>
                </w:rPr>
                <w:delText>[Beneficio 1]</w:delText>
              </w:r>
            </w:del>
          </w:p>
          <w:p w14:paraId="6FB53B35" w14:textId="1A5446CF" w:rsidR="00D43AC4" w:rsidRPr="001259E8" w:rsidDel="0032102B" w:rsidRDefault="00D43AC4" w:rsidP="001259E8">
            <w:pPr>
              <w:pStyle w:val="Prrafodelista"/>
              <w:rPr>
                <w:del w:id="104" w:author="GIUSEPH ALEXIS CHAN TORRES" w:date="2026-03-21T22:56:00Z"/>
                <w:rPrChange w:id="105" w:author="GIUSEPH ALEXIS CHAN TORRES" w:date="2026-03-21T23:31:00Z">
                  <w:rPr>
                    <w:del w:id="106" w:author="GIUSEPH ALEXIS CHAN TORRES" w:date="2026-03-21T22:56:00Z"/>
                    <w:lang w:val="es-MX"/>
                  </w:rPr>
                </w:rPrChange>
              </w:rPr>
              <w:pPrChange w:id="107" w:author="GIUSEPH ALEXIS CHAN TORRES" w:date="2026-03-21T23:31:00Z">
                <w:pPr>
                  <w:pStyle w:val="Prrafodelista"/>
                  <w:numPr>
                    <w:numId w:val="18"/>
                  </w:numPr>
                  <w:ind w:hanging="360"/>
                </w:pPr>
              </w:pPrChange>
            </w:pPr>
            <w:del w:id="108" w:author="GIUSEPH ALEXIS CHAN TORRES" w:date="2026-03-21T22:56:00Z">
              <w:r w:rsidRPr="001259E8" w:rsidDel="0032102B">
                <w:rPr>
                  <w:rPrChange w:id="109" w:author="GIUSEPH ALEXIS CHAN TORRES" w:date="2026-03-21T23:31:00Z">
                    <w:rPr>
                      <w:lang w:val="es-MX"/>
                    </w:rPr>
                  </w:rPrChange>
                </w:rPr>
                <w:delText>[Beneficio 2]</w:delText>
              </w:r>
            </w:del>
          </w:p>
          <w:p w14:paraId="16AD4110" w14:textId="14B03258" w:rsidR="00D43AC4" w:rsidRPr="001259E8" w:rsidDel="0032102B" w:rsidRDefault="00D43AC4" w:rsidP="001259E8">
            <w:pPr>
              <w:pStyle w:val="Prrafodelista"/>
              <w:rPr>
                <w:del w:id="110" w:author="GIUSEPH ALEXIS CHAN TORRES" w:date="2026-03-21T22:56:00Z"/>
                <w:rPrChange w:id="111" w:author="GIUSEPH ALEXIS CHAN TORRES" w:date="2026-03-21T23:31:00Z">
                  <w:rPr>
                    <w:del w:id="112" w:author="GIUSEPH ALEXIS CHAN TORRES" w:date="2026-03-21T22:56:00Z"/>
                    <w:lang w:val="es-MX"/>
                  </w:rPr>
                </w:rPrChange>
              </w:rPr>
              <w:pPrChange w:id="113" w:author="GIUSEPH ALEXIS CHAN TORRES" w:date="2026-03-21T23:31:00Z">
                <w:pPr>
                  <w:pStyle w:val="Prrafodelista"/>
                  <w:numPr>
                    <w:numId w:val="18"/>
                  </w:numPr>
                  <w:ind w:hanging="360"/>
                </w:pPr>
              </w:pPrChange>
            </w:pPr>
            <w:del w:id="114" w:author="GIUSEPH ALEXIS CHAN TORRES" w:date="2026-03-21T22:56:00Z">
              <w:r w:rsidRPr="001259E8" w:rsidDel="0032102B">
                <w:rPr>
                  <w:rPrChange w:id="115" w:author="GIUSEPH ALEXIS CHAN TORRES" w:date="2026-03-21T23:31:00Z">
                    <w:rPr>
                      <w:lang w:val="es-MX"/>
                    </w:rPr>
                  </w:rPrChange>
                </w:rPr>
                <w:delText>[Beneficio 3]</w:delText>
              </w:r>
            </w:del>
          </w:p>
          <w:p w14:paraId="0FA5D05E" w14:textId="6B730BDA" w:rsidR="00D43AC4" w:rsidRPr="001259E8" w:rsidDel="0032102B" w:rsidRDefault="00D43AC4" w:rsidP="001259E8">
            <w:pPr>
              <w:pStyle w:val="Prrafodelista"/>
              <w:rPr>
                <w:del w:id="116" w:author="GIUSEPH ALEXIS CHAN TORRES" w:date="2026-03-21T22:56:00Z"/>
                <w:rPrChange w:id="117" w:author="GIUSEPH ALEXIS CHAN TORRES" w:date="2026-03-21T23:31:00Z">
                  <w:rPr>
                    <w:del w:id="118" w:author="GIUSEPH ALEXIS CHAN TORRES" w:date="2026-03-21T22:56:00Z"/>
                    <w:lang w:val="es-MX"/>
                  </w:rPr>
                </w:rPrChange>
              </w:rPr>
              <w:pPrChange w:id="119" w:author="GIUSEPH ALEXIS CHAN TORRES" w:date="2026-03-21T23:31:00Z">
                <w:pPr>
                  <w:pStyle w:val="Prrafodelista"/>
                  <w:numPr>
                    <w:numId w:val="18"/>
                  </w:numPr>
                  <w:ind w:hanging="360"/>
                </w:pPr>
              </w:pPrChange>
            </w:pPr>
            <w:del w:id="120" w:author="GIUSEPH ALEXIS CHAN TORRES" w:date="2026-03-21T22:56:00Z">
              <w:r w:rsidRPr="001259E8" w:rsidDel="0032102B">
                <w:rPr>
                  <w:rPrChange w:id="121" w:author="GIUSEPH ALEXIS CHAN TORRES" w:date="2026-03-21T23:31:00Z">
                    <w:rPr>
                      <w:lang w:val="es-MX"/>
                    </w:rPr>
                  </w:rPrChange>
                </w:rPr>
                <w:delText>[Beneficio 4]</w:delText>
              </w:r>
            </w:del>
          </w:p>
          <w:p w14:paraId="6737598C" w14:textId="77777777" w:rsidR="00A06A27" w:rsidRPr="001259E8" w:rsidRDefault="00A06A27" w:rsidP="001259E8">
            <w:pPr>
              <w:pStyle w:val="Prrafodelista"/>
              <w:rPr>
                <w:rPrChange w:id="122" w:author="GIUSEPH ALEXIS CHAN TORRES" w:date="2026-03-21T23:31:00Z">
                  <w:rPr>
                    <w:lang w:val="es-MX"/>
                  </w:rPr>
                </w:rPrChange>
              </w:rPr>
              <w:pPrChange w:id="123" w:author="GIUSEPH ALEXIS CHAN TORRES" w:date="2026-03-21T23:31:00Z">
                <w:pPr/>
              </w:pPrChange>
            </w:pPr>
          </w:p>
        </w:tc>
      </w:tr>
      <w:tr w:rsidR="00134417" w:rsidRPr="005872EC" w14:paraId="5C665FDE" w14:textId="77777777" w:rsidTr="00550683">
        <w:trPr>
          <w:trHeight w:val="828"/>
        </w:trPr>
        <w:tc>
          <w:tcPr>
            <w:tcW w:w="1915" w:type="dxa"/>
          </w:tcPr>
          <w:p w14:paraId="4D8EA19C" w14:textId="77777777" w:rsidR="00134417" w:rsidRPr="005872EC" w:rsidRDefault="00134417" w:rsidP="001F529C">
            <w:pPr>
              <w:pStyle w:val="tableleft"/>
              <w:rPr>
                <w:rFonts w:asciiTheme="minorHAnsi" w:hAnsiTheme="minorHAnsi" w:cstheme="minorHAnsi"/>
                <w:lang w:val="es-MX"/>
              </w:rPr>
            </w:pPr>
          </w:p>
          <w:p w14:paraId="73DAAB85" w14:textId="77777777" w:rsidR="00134417" w:rsidRPr="005872EC" w:rsidRDefault="00134417" w:rsidP="001F529C">
            <w:pPr>
              <w:pStyle w:val="tableleft"/>
              <w:rPr>
                <w:rFonts w:asciiTheme="majorHAnsi" w:hAnsiTheme="majorHAnsi" w:cstheme="minorHAnsi"/>
                <w:lang w:val="es-MX"/>
              </w:rPr>
            </w:pPr>
            <w:r w:rsidRPr="005872EC">
              <w:rPr>
                <w:rFonts w:asciiTheme="majorHAnsi" w:hAnsiTheme="majorHAnsi" w:cstheme="minorHAnsi"/>
                <w:lang w:val="es-MX"/>
              </w:rPr>
              <w:t>Funcionalidades</w:t>
            </w:r>
          </w:p>
        </w:tc>
        <w:tc>
          <w:tcPr>
            <w:tcW w:w="7661" w:type="dxa"/>
            <w:tcBorders>
              <w:top w:val="single" w:sz="8" w:space="0" w:color="auto"/>
            </w:tcBorders>
          </w:tcPr>
          <w:p w14:paraId="26F302F5" w14:textId="77777777" w:rsidR="00134417" w:rsidRPr="009F2045" w:rsidDel="001259E8" w:rsidRDefault="00134417" w:rsidP="009F2045">
            <w:pPr>
              <w:spacing w:line="240" w:lineRule="auto"/>
              <w:rPr>
                <w:del w:id="124" w:author="GIUSEPH ALEXIS CHAN TORRES" w:date="2026-03-21T23:38:00Z"/>
                <w:rFonts w:asciiTheme="minorHAnsi" w:hAnsiTheme="minorHAnsi" w:cstheme="minorHAnsi"/>
                <w:lang w:val="es-MX"/>
                <w:rPrChange w:id="125" w:author="GIUSEPH ALEXIS CHAN TORRES" w:date="2026-03-21T23:27:00Z">
                  <w:rPr>
                    <w:del w:id="126" w:author="GIUSEPH ALEXIS CHAN TORRES" w:date="2026-03-21T23:38:00Z"/>
                    <w:rFonts w:asciiTheme="minorHAnsi" w:hAnsiTheme="minorHAnsi" w:cstheme="minorHAnsi"/>
                    <w:lang w:val="es-MX"/>
                  </w:rPr>
                </w:rPrChange>
              </w:rPr>
              <w:pPrChange w:id="127" w:author="GIUSEPH ALEXIS CHAN TORRES" w:date="2026-03-21T23:27:00Z">
                <w:pPr/>
              </w:pPrChange>
            </w:pPr>
          </w:p>
          <w:p w14:paraId="53C52B5F" w14:textId="3BED9909" w:rsidR="00406B4F" w:rsidRPr="009F2045" w:rsidRDefault="009F2045" w:rsidP="009F2045">
            <w:pPr>
              <w:spacing w:line="240" w:lineRule="auto"/>
              <w:jc w:val="both"/>
              <w:rPr>
                <w:rFonts w:asciiTheme="minorHAnsi" w:hAnsiTheme="minorHAnsi" w:cstheme="minorHAnsi"/>
                <w:lang w:val="es-MX"/>
                <w:rPrChange w:id="128" w:author="GIUSEPH ALEXIS CHAN TORRES" w:date="2026-03-21T23:27:00Z">
                  <w:rPr>
                    <w:rFonts w:asciiTheme="minorHAnsi" w:hAnsiTheme="minorHAnsi" w:cstheme="minorHAnsi"/>
                    <w:color w:val="8064A2" w:themeColor="accent4"/>
                    <w:lang w:val="es-MX"/>
                  </w:rPr>
                </w:rPrChange>
              </w:rPr>
              <w:pPrChange w:id="129" w:author="GIUSEPH ALEXIS CHAN TORRES" w:date="2026-03-21T23:27:00Z">
                <w:pPr>
                  <w:jc w:val="both"/>
                </w:pPr>
              </w:pPrChange>
            </w:pPr>
            <w:ins w:id="130" w:author="GIUSEPH ALEXIS CHAN TORRES" w:date="2026-03-21T23:24:00Z">
              <w:r w:rsidRPr="009F2045">
                <w:rPr>
                  <w:rFonts w:asciiTheme="minorHAnsi" w:hAnsiTheme="minorHAnsi" w:cstheme="minorHAnsi"/>
                  <w:lang w:val="es-MX"/>
                  <w:rPrChange w:id="131" w:author="GIUSEPH ALEXIS CHAN TORRES" w:date="2026-03-21T23:27:00Z">
                    <w:rPr>
                      <w:rFonts w:asciiTheme="minorHAnsi" w:hAnsiTheme="minorHAnsi" w:cstheme="minorHAnsi"/>
                      <w:color w:val="8064A2" w:themeColor="accent4"/>
                      <w:lang w:val="es-MX"/>
                    </w:rPr>
                  </w:rPrChange>
                </w:rPr>
                <w:t>Este apartado contiene las funcionalidades atómicas que NETZA-TANK presentará, agrupadas por categorías de dominio, diseñadas bajo principios de usabilidad para traducir procesos biológicos y químicos complejos en una experiencia visual e interactiva.</w:t>
              </w:r>
              <w:r w:rsidRPr="009F2045" w:rsidDel="009F2045">
                <w:rPr>
                  <w:rFonts w:asciiTheme="minorHAnsi" w:hAnsiTheme="minorHAnsi" w:cstheme="minorHAnsi"/>
                  <w:lang w:val="es-MX"/>
                  <w:rPrChange w:id="132" w:author="GIUSEPH ALEXIS CHAN TORRES" w:date="2026-03-21T23:27:00Z">
                    <w:rPr>
                      <w:rFonts w:asciiTheme="minorHAnsi" w:hAnsiTheme="minorHAnsi" w:cstheme="minorHAnsi"/>
                      <w:color w:val="8064A2" w:themeColor="accent4"/>
                      <w:lang w:val="es-MX"/>
                    </w:rPr>
                  </w:rPrChange>
                </w:rPr>
                <w:t xml:space="preserve"> </w:t>
              </w:r>
            </w:ins>
            <w:del w:id="133" w:author="GIUSEPH ALEXIS CHAN TORRES" w:date="2026-03-21T23:24:00Z">
              <w:r w:rsidR="00AF6E0A" w:rsidRPr="009F2045" w:rsidDel="009F2045">
                <w:rPr>
                  <w:rFonts w:asciiTheme="minorHAnsi" w:hAnsiTheme="minorHAnsi" w:cstheme="minorHAnsi"/>
                  <w:lang w:val="es-MX"/>
                  <w:rPrChange w:id="134" w:author="GIUSEPH ALEXIS CHAN TORRES" w:date="2026-03-21T23:27:00Z">
                    <w:rPr>
                      <w:rFonts w:asciiTheme="minorHAnsi" w:hAnsiTheme="minorHAnsi" w:cstheme="minorHAnsi"/>
                      <w:color w:val="8064A2" w:themeColor="accent4"/>
                      <w:lang w:val="es-MX"/>
                    </w:rPr>
                  </w:rPrChange>
                </w:rPr>
                <w:delText>[Este apartado deberá contener todas aquellas funcionalidades que la aplicación presentará</w:delText>
              </w:r>
              <w:r w:rsidR="00406B4F" w:rsidRPr="009F2045" w:rsidDel="009F2045">
                <w:rPr>
                  <w:rFonts w:asciiTheme="minorHAnsi" w:hAnsiTheme="minorHAnsi" w:cstheme="minorHAnsi"/>
                  <w:lang w:val="es-MX"/>
                  <w:rPrChange w:id="135" w:author="GIUSEPH ALEXIS CHAN TORRES" w:date="2026-03-21T23:27:00Z">
                    <w:rPr>
                      <w:rFonts w:asciiTheme="minorHAnsi" w:hAnsiTheme="minorHAnsi" w:cstheme="minorHAnsi"/>
                      <w:color w:val="8064A2" w:themeColor="accent4"/>
                      <w:lang w:val="es-MX"/>
                    </w:rPr>
                  </w:rPrChange>
                </w:rPr>
                <w:delText xml:space="preserve"> acompañadas de una breve descripción</w:delText>
              </w:r>
              <w:r w:rsidR="00AF6E0A" w:rsidRPr="009F2045" w:rsidDel="009F2045">
                <w:rPr>
                  <w:rFonts w:asciiTheme="minorHAnsi" w:hAnsiTheme="minorHAnsi" w:cstheme="minorHAnsi"/>
                  <w:lang w:val="es-MX"/>
                  <w:rPrChange w:id="136" w:author="GIUSEPH ALEXIS CHAN TORRES" w:date="2026-03-21T23:27:00Z">
                    <w:rPr>
                      <w:rFonts w:asciiTheme="minorHAnsi" w:hAnsiTheme="minorHAnsi" w:cstheme="minorHAnsi"/>
                      <w:color w:val="8064A2" w:themeColor="accent4"/>
                      <w:lang w:val="es-MX"/>
                    </w:rPr>
                  </w:rPrChange>
                </w:rPr>
                <w:delText>. Es recomendable agruparlas por categorías respecto a procesos</w:delText>
              </w:r>
              <w:r w:rsidR="00406B4F" w:rsidRPr="009F2045" w:rsidDel="009F2045">
                <w:rPr>
                  <w:rFonts w:asciiTheme="minorHAnsi" w:hAnsiTheme="minorHAnsi" w:cstheme="minorHAnsi"/>
                  <w:lang w:val="es-MX"/>
                  <w:rPrChange w:id="137" w:author="GIUSEPH ALEXIS CHAN TORRES" w:date="2026-03-21T23:27:00Z">
                    <w:rPr>
                      <w:rFonts w:asciiTheme="minorHAnsi" w:hAnsiTheme="minorHAnsi" w:cstheme="minorHAnsi"/>
                      <w:color w:val="8064A2" w:themeColor="accent4"/>
                      <w:lang w:val="es-MX"/>
                    </w:rPr>
                  </w:rPrChange>
                </w:rPr>
                <w:delText xml:space="preserve"> o dominio.</w:delText>
              </w:r>
            </w:del>
          </w:p>
          <w:p w14:paraId="4E1DC875" w14:textId="16B3BB90" w:rsidR="00406B4F" w:rsidRPr="009F2045" w:rsidDel="009F2045" w:rsidRDefault="00406B4F" w:rsidP="009F2045">
            <w:pPr>
              <w:spacing w:line="240" w:lineRule="auto"/>
              <w:jc w:val="both"/>
              <w:rPr>
                <w:del w:id="138" w:author="GIUSEPH ALEXIS CHAN TORRES" w:date="2026-03-21T23:24:00Z"/>
                <w:rFonts w:asciiTheme="minorHAnsi" w:hAnsiTheme="minorHAnsi" w:cstheme="minorHAnsi"/>
                <w:b/>
                <w:lang w:val="es-MX"/>
                <w:rPrChange w:id="139" w:author="GIUSEPH ALEXIS CHAN TORRES" w:date="2026-03-21T23:27:00Z">
                  <w:rPr>
                    <w:del w:id="140" w:author="GIUSEPH ALEXIS CHAN TORRES" w:date="2026-03-21T23:24:00Z"/>
                    <w:rFonts w:asciiTheme="minorHAnsi" w:hAnsiTheme="minorHAnsi" w:cstheme="minorHAnsi"/>
                    <w:b/>
                    <w:color w:val="8064A2" w:themeColor="accent4"/>
                    <w:lang w:val="es-MX"/>
                  </w:rPr>
                </w:rPrChange>
              </w:rPr>
              <w:pPrChange w:id="141" w:author="GIUSEPH ALEXIS CHAN TORRES" w:date="2026-03-21T23:27:00Z">
                <w:pPr>
                  <w:jc w:val="both"/>
                </w:pPr>
              </w:pPrChange>
            </w:pPr>
          </w:p>
          <w:p w14:paraId="082F3FA2" w14:textId="17A8E5CC" w:rsidR="009F2045" w:rsidRPr="009F2045" w:rsidRDefault="009F2045" w:rsidP="009F2045">
            <w:pPr>
              <w:spacing w:line="240" w:lineRule="auto"/>
              <w:jc w:val="both"/>
              <w:rPr>
                <w:ins w:id="142" w:author="GIUSEPH ALEXIS CHAN TORRES" w:date="2026-03-21T23:24:00Z"/>
                <w:rFonts w:asciiTheme="minorHAnsi" w:hAnsiTheme="minorHAnsi" w:cstheme="minorHAnsi"/>
                <w:b/>
                <w:lang w:val="es-MX"/>
                <w:rPrChange w:id="143" w:author="GIUSEPH ALEXIS CHAN TORRES" w:date="2026-03-21T23:27:00Z">
                  <w:rPr>
                    <w:ins w:id="144" w:author="GIUSEPH ALEXIS CHAN TORRES" w:date="2026-03-21T23:24:00Z"/>
                    <w:rFonts w:asciiTheme="minorHAnsi" w:hAnsiTheme="minorHAnsi" w:cstheme="minorHAnsi"/>
                    <w:b/>
                    <w:color w:val="8064A2" w:themeColor="accent4"/>
                    <w:lang w:val="es-MX"/>
                  </w:rPr>
                </w:rPrChange>
              </w:rPr>
              <w:pPrChange w:id="145" w:author="GIUSEPH ALEXIS CHAN TORRES" w:date="2026-03-21T23:27:00Z">
                <w:pPr>
                  <w:jc w:val="both"/>
                </w:pPr>
              </w:pPrChange>
            </w:pPr>
          </w:p>
          <w:p w14:paraId="477214A0" w14:textId="37455E45" w:rsidR="009F2045" w:rsidRPr="001259E8" w:rsidRDefault="009F2045" w:rsidP="009F2045">
            <w:pPr>
              <w:spacing w:line="240" w:lineRule="auto"/>
              <w:jc w:val="both"/>
              <w:rPr>
                <w:ins w:id="146" w:author="GIUSEPH ALEXIS CHAN TORRES" w:date="2026-03-21T23:24:00Z"/>
                <w:rFonts w:asciiTheme="minorHAnsi" w:hAnsiTheme="minorHAnsi" w:cstheme="minorHAnsi"/>
                <w:b/>
                <w:bCs/>
                <w:lang w:val="es-MX"/>
                <w:rPrChange w:id="147" w:author="GIUSEPH ALEXIS CHAN TORRES" w:date="2026-03-21T23:38:00Z">
                  <w:rPr>
                    <w:ins w:id="148" w:author="GIUSEPH ALEXIS CHAN TORRES" w:date="2026-03-21T23:24:00Z"/>
                    <w:rFonts w:asciiTheme="minorHAnsi" w:hAnsiTheme="minorHAnsi" w:cstheme="minorHAnsi"/>
                    <w:color w:val="8064A2" w:themeColor="accent4"/>
                    <w:lang w:val="es-MX"/>
                  </w:rPr>
                </w:rPrChange>
              </w:rPr>
              <w:pPrChange w:id="149" w:author="GIUSEPH ALEXIS CHAN TORRES" w:date="2026-03-21T23:27:00Z">
                <w:pPr>
                  <w:jc w:val="both"/>
                </w:pPr>
              </w:pPrChange>
            </w:pPr>
            <w:ins w:id="150" w:author="GIUSEPH ALEXIS CHAN TORRES" w:date="2026-03-21T23:24:00Z">
              <w:r w:rsidRPr="001259E8">
                <w:rPr>
                  <w:rFonts w:asciiTheme="minorHAnsi" w:hAnsiTheme="minorHAnsi" w:cstheme="minorHAnsi"/>
                  <w:b/>
                  <w:bCs/>
                  <w:lang w:val="es-MX"/>
                  <w:rPrChange w:id="151" w:author="GIUSEPH ALEXIS CHAN TORRES" w:date="2026-03-21T23:38:00Z">
                    <w:rPr>
                      <w:rFonts w:asciiTheme="minorHAnsi" w:hAnsiTheme="minorHAnsi" w:cstheme="minorHAnsi"/>
                      <w:color w:val="8064A2" w:themeColor="accent4"/>
                      <w:lang w:val="es-MX"/>
                    </w:rPr>
                  </w:rPrChange>
                </w:rPr>
                <w:t>Gestión de Capacidad y Espacio</w:t>
              </w:r>
            </w:ins>
          </w:p>
          <w:p w14:paraId="45848293" w14:textId="2B0C5DFC" w:rsidR="009F2045" w:rsidRPr="009F2045" w:rsidRDefault="009F2045" w:rsidP="009F2045">
            <w:pPr>
              <w:pStyle w:val="Prrafodelista"/>
              <w:numPr>
                <w:ilvl w:val="0"/>
                <w:numId w:val="26"/>
              </w:numPr>
              <w:rPr>
                <w:ins w:id="152" w:author="GIUSEPH ALEXIS CHAN TORRES" w:date="2026-03-21T23:24:00Z"/>
                <w:rFonts w:asciiTheme="minorHAnsi" w:hAnsiTheme="minorHAnsi" w:cstheme="minorHAnsi"/>
                <w:sz w:val="22"/>
                <w:szCs w:val="22"/>
                <w:lang w:val="es-MX"/>
                <w:rPrChange w:id="153" w:author="GIUSEPH ALEXIS CHAN TORRES" w:date="2026-03-21T23:27:00Z">
                  <w:rPr>
                    <w:ins w:id="154" w:author="GIUSEPH ALEXIS CHAN TORRES" w:date="2026-03-21T23:24:00Z"/>
                    <w:rFonts w:asciiTheme="minorHAnsi" w:hAnsiTheme="minorHAnsi" w:cstheme="minorHAnsi"/>
                    <w:color w:val="8064A2" w:themeColor="accent4"/>
                    <w:lang w:val="es-MX"/>
                  </w:rPr>
                </w:rPrChange>
              </w:rPr>
              <w:pPrChange w:id="155" w:author="GIUSEPH ALEXIS CHAN TORRES" w:date="2026-03-21T23:27:00Z">
                <w:pPr>
                  <w:jc w:val="both"/>
                </w:pPr>
              </w:pPrChange>
            </w:pPr>
            <w:ins w:id="156" w:author="GIUSEPH ALEXIS CHAN TORRES" w:date="2026-03-21T23:24:00Z">
              <w:r w:rsidRPr="009F2045">
                <w:rPr>
                  <w:rFonts w:asciiTheme="minorHAnsi" w:hAnsiTheme="minorHAnsi" w:cstheme="minorHAnsi"/>
                  <w:sz w:val="22"/>
                  <w:szCs w:val="22"/>
                  <w:lang w:val="es-MX"/>
                  <w:rPrChange w:id="157" w:author="GIUSEPH ALEXIS CHAN TORRES" w:date="2026-03-21T23:27:00Z">
                    <w:rPr>
                      <w:rFonts w:asciiTheme="minorHAnsi" w:hAnsiTheme="minorHAnsi" w:cstheme="minorHAnsi"/>
                      <w:color w:val="8064A2" w:themeColor="accent4"/>
                      <w:lang w:val="es-MX"/>
                    </w:rPr>
                  </w:rPrChange>
                </w:rPr>
                <w:t>Funcionalidad 1. Cálculo de carga biológica. Consiste en medir el impacto metabólico de cada pez y calcular el volumen real del tanque para asegurar que pueda soportar los desechos generados, previniendo la sobrepoblación.</w:t>
              </w:r>
            </w:ins>
          </w:p>
          <w:p w14:paraId="147E4A5E" w14:textId="722B0820" w:rsidR="009F2045" w:rsidRDefault="009F2045" w:rsidP="009F2045">
            <w:pPr>
              <w:pStyle w:val="Prrafodelista"/>
              <w:numPr>
                <w:ilvl w:val="0"/>
                <w:numId w:val="26"/>
              </w:numPr>
              <w:rPr>
                <w:ins w:id="158" w:author="GIUSEPH ALEXIS CHAN TORRES" w:date="2026-03-21T23:38:00Z"/>
                <w:rFonts w:asciiTheme="minorHAnsi" w:hAnsiTheme="minorHAnsi" w:cstheme="minorHAnsi"/>
                <w:sz w:val="22"/>
                <w:szCs w:val="22"/>
                <w:lang w:val="es-MX"/>
              </w:rPr>
            </w:pPr>
            <w:ins w:id="159" w:author="GIUSEPH ALEXIS CHAN TORRES" w:date="2026-03-21T23:24:00Z">
              <w:r w:rsidRPr="009F2045">
                <w:rPr>
                  <w:rFonts w:asciiTheme="minorHAnsi" w:hAnsiTheme="minorHAnsi" w:cstheme="minorHAnsi"/>
                  <w:sz w:val="22"/>
                  <w:szCs w:val="22"/>
                  <w:lang w:val="es-MX"/>
                  <w:rPrChange w:id="160" w:author="GIUSEPH ALEXIS CHAN TORRES" w:date="2026-03-21T23:27:00Z">
                    <w:rPr>
                      <w:rFonts w:asciiTheme="minorHAnsi" w:hAnsiTheme="minorHAnsi" w:cstheme="minorHAnsi"/>
                      <w:color w:val="8064A2" w:themeColor="accent4"/>
                      <w:lang w:val="es-MX"/>
                    </w:rPr>
                  </w:rPrChange>
                </w:rPr>
                <w:t>Funcionalidad 2. Bloqueo proactivo y sugerencia de alternativas. Consiste en impedir de forma automática que el usuario confirme una configuración errónea (ej. exceso de peces) y proporcionarle al instante opciones de especies alternativas que sí son viables para su tanque</w:t>
              </w:r>
            </w:ins>
            <w:ins w:id="161" w:author="GIUSEPH ALEXIS CHAN TORRES" w:date="2026-03-21T23:25:00Z">
              <w:r w:rsidRPr="009F2045">
                <w:rPr>
                  <w:rFonts w:asciiTheme="minorHAnsi" w:hAnsiTheme="minorHAnsi" w:cstheme="minorHAnsi"/>
                  <w:sz w:val="22"/>
                  <w:szCs w:val="22"/>
                  <w:lang w:val="es-MX"/>
                  <w:rPrChange w:id="162" w:author="GIUSEPH ALEXIS CHAN TORRES" w:date="2026-03-21T23:27:00Z">
                    <w:rPr>
                      <w:rFonts w:asciiTheme="minorHAnsi" w:hAnsiTheme="minorHAnsi" w:cstheme="minorHAnsi"/>
                      <w:color w:val="8064A2" w:themeColor="accent4"/>
                      <w:lang w:val="es-MX"/>
                    </w:rPr>
                  </w:rPrChange>
                </w:rPr>
                <w:t>.</w:t>
              </w:r>
            </w:ins>
          </w:p>
          <w:p w14:paraId="77E39BEC" w14:textId="77777777" w:rsidR="001259E8" w:rsidRPr="009F2045" w:rsidRDefault="001259E8" w:rsidP="001259E8">
            <w:pPr>
              <w:pStyle w:val="Prrafodelista"/>
              <w:rPr>
                <w:ins w:id="163" w:author="GIUSEPH ALEXIS CHAN TORRES" w:date="2026-03-21T23:25:00Z"/>
                <w:rFonts w:asciiTheme="minorHAnsi" w:hAnsiTheme="minorHAnsi" w:cstheme="minorHAnsi"/>
                <w:sz w:val="22"/>
                <w:szCs w:val="22"/>
                <w:lang w:val="es-MX"/>
                <w:rPrChange w:id="164" w:author="GIUSEPH ALEXIS CHAN TORRES" w:date="2026-03-21T23:27:00Z">
                  <w:rPr>
                    <w:ins w:id="165" w:author="GIUSEPH ALEXIS CHAN TORRES" w:date="2026-03-21T23:25:00Z"/>
                    <w:rFonts w:asciiTheme="minorHAnsi" w:hAnsiTheme="minorHAnsi" w:cstheme="minorHAnsi"/>
                    <w:color w:val="8064A2" w:themeColor="accent4"/>
                    <w:lang w:val="es-MX"/>
                  </w:rPr>
                </w:rPrChange>
              </w:rPr>
              <w:pPrChange w:id="166" w:author="GIUSEPH ALEXIS CHAN TORRES" w:date="2026-03-21T23:38:00Z">
                <w:pPr>
                  <w:jc w:val="both"/>
                </w:pPr>
              </w:pPrChange>
            </w:pPr>
          </w:p>
          <w:p w14:paraId="3FE8DB16" w14:textId="77777777" w:rsidR="009F2045" w:rsidRPr="001259E8" w:rsidRDefault="009F2045" w:rsidP="009F2045">
            <w:pPr>
              <w:spacing w:line="240" w:lineRule="auto"/>
              <w:jc w:val="both"/>
              <w:rPr>
                <w:ins w:id="167" w:author="GIUSEPH ALEXIS CHAN TORRES" w:date="2026-03-21T23:25:00Z"/>
                <w:rFonts w:asciiTheme="minorHAnsi" w:hAnsiTheme="minorHAnsi" w:cstheme="minorHAnsi"/>
                <w:b/>
                <w:bCs/>
                <w:lang w:val="es-MX"/>
                <w:rPrChange w:id="168" w:author="GIUSEPH ALEXIS CHAN TORRES" w:date="2026-03-21T23:38:00Z">
                  <w:rPr>
                    <w:ins w:id="169" w:author="GIUSEPH ALEXIS CHAN TORRES" w:date="2026-03-21T23:25:00Z"/>
                    <w:rFonts w:asciiTheme="minorHAnsi" w:hAnsiTheme="minorHAnsi" w:cstheme="minorHAnsi"/>
                    <w:color w:val="8064A2" w:themeColor="accent4"/>
                    <w:lang w:val="es-MX"/>
                  </w:rPr>
                </w:rPrChange>
              </w:rPr>
              <w:pPrChange w:id="170" w:author="GIUSEPH ALEXIS CHAN TORRES" w:date="2026-03-21T23:27:00Z">
                <w:pPr>
                  <w:jc w:val="both"/>
                </w:pPr>
              </w:pPrChange>
            </w:pPr>
            <w:ins w:id="171" w:author="GIUSEPH ALEXIS CHAN TORRES" w:date="2026-03-21T23:25:00Z">
              <w:r w:rsidRPr="001259E8">
                <w:rPr>
                  <w:rFonts w:asciiTheme="minorHAnsi" w:hAnsiTheme="minorHAnsi" w:cstheme="minorHAnsi"/>
                  <w:b/>
                  <w:bCs/>
                  <w:lang w:val="es-MX"/>
                  <w:rPrChange w:id="172" w:author="GIUSEPH ALEXIS CHAN TORRES" w:date="2026-03-21T23:38:00Z">
                    <w:rPr>
                      <w:rFonts w:asciiTheme="minorHAnsi" w:hAnsiTheme="minorHAnsi" w:cstheme="minorHAnsi"/>
                      <w:color w:val="8064A2" w:themeColor="accent4"/>
                      <w:lang w:val="es-MX"/>
                    </w:rPr>
                  </w:rPrChange>
                </w:rPr>
                <w:t>Análisis de Compatibilidad</w:t>
              </w:r>
            </w:ins>
          </w:p>
          <w:p w14:paraId="4F566038" w14:textId="77777777" w:rsidR="009F2045" w:rsidRPr="009F2045" w:rsidRDefault="009F2045" w:rsidP="009F2045">
            <w:pPr>
              <w:pStyle w:val="Prrafodelista"/>
              <w:numPr>
                <w:ilvl w:val="0"/>
                <w:numId w:val="27"/>
              </w:numPr>
              <w:rPr>
                <w:ins w:id="173" w:author="GIUSEPH ALEXIS CHAN TORRES" w:date="2026-03-21T23:25:00Z"/>
                <w:rFonts w:asciiTheme="minorHAnsi" w:hAnsiTheme="minorHAnsi" w:cstheme="minorHAnsi"/>
                <w:sz w:val="22"/>
                <w:szCs w:val="22"/>
                <w:lang w:val="es-MX"/>
                <w:rPrChange w:id="174" w:author="GIUSEPH ALEXIS CHAN TORRES" w:date="2026-03-21T23:27:00Z">
                  <w:rPr>
                    <w:ins w:id="175" w:author="GIUSEPH ALEXIS CHAN TORRES" w:date="2026-03-21T23:25:00Z"/>
                    <w:rFonts w:asciiTheme="minorHAnsi" w:hAnsiTheme="minorHAnsi" w:cstheme="minorHAnsi"/>
                    <w:color w:val="8064A2" w:themeColor="accent4"/>
                    <w:lang w:val="es-MX"/>
                  </w:rPr>
                </w:rPrChange>
              </w:rPr>
              <w:pPrChange w:id="176" w:author="GIUSEPH ALEXIS CHAN TORRES" w:date="2026-03-21T23:27:00Z">
                <w:pPr>
                  <w:jc w:val="both"/>
                </w:pPr>
              </w:pPrChange>
            </w:pPr>
            <w:ins w:id="177" w:author="GIUSEPH ALEXIS CHAN TORRES" w:date="2026-03-21T23:25:00Z">
              <w:r w:rsidRPr="009F2045">
                <w:rPr>
                  <w:rFonts w:asciiTheme="minorHAnsi" w:hAnsiTheme="minorHAnsi" w:cstheme="minorHAnsi"/>
                  <w:sz w:val="22"/>
                  <w:szCs w:val="22"/>
                  <w:lang w:val="es-MX"/>
                  <w:rPrChange w:id="178" w:author="GIUSEPH ALEXIS CHAN TORRES" w:date="2026-03-21T23:27:00Z">
                    <w:rPr>
                      <w:rFonts w:asciiTheme="minorHAnsi" w:hAnsiTheme="minorHAnsi" w:cstheme="minorHAnsi"/>
                      <w:color w:val="8064A2" w:themeColor="accent4"/>
                      <w:lang w:val="es-MX"/>
                    </w:rPr>
                  </w:rPrChange>
                </w:rPr>
                <w:t xml:space="preserve">Funcionalidad 3. Validación por matriz de compatibilidad. Consiste en evaluar si las especies seleccionadas pueden convivir armónicamente </w:t>
              </w:r>
              <w:r w:rsidRPr="009F2045">
                <w:rPr>
                  <w:rFonts w:asciiTheme="minorHAnsi" w:hAnsiTheme="minorHAnsi" w:cstheme="minorHAnsi"/>
                  <w:sz w:val="22"/>
                  <w:szCs w:val="22"/>
                  <w:lang w:val="es-MX"/>
                  <w:rPrChange w:id="179" w:author="GIUSEPH ALEXIS CHAN TORRES" w:date="2026-03-21T23:27:00Z">
                    <w:rPr>
                      <w:rFonts w:asciiTheme="minorHAnsi" w:hAnsiTheme="minorHAnsi" w:cstheme="minorHAnsi"/>
                      <w:color w:val="8064A2" w:themeColor="accent4"/>
                      <w:lang w:val="es-MX"/>
                    </w:rPr>
                  </w:rPrChange>
                </w:rPr>
                <w:lastRenderedPageBreak/>
                <w:t>cruzando datos de temperamento, comportamiento territorial, tamaño adulto y hábitos de vida.</w:t>
              </w:r>
            </w:ins>
          </w:p>
          <w:p w14:paraId="47FBAAE5" w14:textId="71E1A6F1" w:rsidR="009F2045" w:rsidRDefault="009F2045" w:rsidP="009F2045">
            <w:pPr>
              <w:pStyle w:val="Prrafodelista"/>
              <w:numPr>
                <w:ilvl w:val="0"/>
                <w:numId w:val="27"/>
              </w:numPr>
              <w:rPr>
                <w:ins w:id="180" w:author="GIUSEPH ALEXIS CHAN TORRES" w:date="2026-03-21T23:38:00Z"/>
                <w:rFonts w:asciiTheme="minorHAnsi" w:hAnsiTheme="minorHAnsi" w:cstheme="minorHAnsi"/>
                <w:sz w:val="22"/>
                <w:szCs w:val="22"/>
                <w:lang w:val="es-MX"/>
              </w:rPr>
            </w:pPr>
            <w:ins w:id="181" w:author="GIUSEPH ALEXIS CHAN TORRES" w:date="2026-03-21T23:25:00Z">
              <w:r w:rsidRPr="009F2045">
                <w:rPr>
                  <w:rFonts w:asciiTheme="minorHAnsi" w:hAnsiTheme="minorHAnsi" w:cstheme="minorHAnsi"/>
                  <w:sz w:val="22"/>
                  <w:szCs w:val="22"/>
                  <w:lang w:val="es-MX"/>
                  <w:rPrChange w:id="182" w:author="GIUSEPH ALEXIS CHAN TORRES" w:date="2026-03-21T23:27:00Z">
                    <w:rPr>
                      <w:rFonts w:asciiTheme="minorHAnsi" w:hAnsiTheme="minorHAnsi" w:cstheme="minorHAnsi"/>
                      <w:color w:val="8064A2" w:themeColor="accent4"/>
                      <w:lang w:val="es-MX"/>
                    </w:rPr>
                  </w:rPrChange>
                </w:rPr>
                <w:t>Funcionalidad 4. Alertas visuales de hábitat. Consiste en detectar y mostrar avisos gráficos comprensibles sobre las necesidades específicas de las especies seleccionadas, previniendo conflictos antes de que el usuario adquiera los animales.</w:t>
              </w:r>
            </w:ins>
          </w:p>
          <w:p w14:paraId="78CE4F47" w14:textId="77777777" w:rsidR="001259E8" w:rsidRPr="009F2045" w:rsidRDefault="001259E8" w:rsidP="001259E8">
            <w:pPr>
              <w:pStyle w:val="Prrafodelista"/>
              <w:rPr>
                <w:ins w:id="183" w:author="GIUSEPH ALEXIS CHAN TORRES" w:date="2026-03-21T23:25:00Z"/>
                <w:rFonts w:asciiTheme="minorHAnsi" w:hAnsiTheme="minorHAnsi" w:cstheme="minorHAnsi"/>
                <w:sz w:val="22"/>
                <w:szCs w:val="22"/>
                <w:lang w:val="es-MX"/>
                <w:rPrChange w:id="184" w:author="GIUSEPH ALEXIS CHAN TORRES" w:date="2026-03-21T23:27:00Z">
                  <w:rPr>
                    <w:ins w:id="185" w:author="GIUSEPH ALEXIS CHAN TORRES" w:date="2026-03-21T23:25:00Z"/>
                    <w:rFonts w:asciiTheme="minorHAnsi" w:hAnsiTheme="minorHAnsi" w:cstheme="minorHAnsi"/>
                    <w:color w:val="8064A2" w:themeColor="accent4"/>
                    <w:lang w:val="es-MX"/>
                  </w:rPr>
                </w:rPrChange>
              </w:rPr>
              <w:pPrChange w:id="186" w:author="GIUSEPH ALEXIS CHAN TORRES" w:date="2026-03-21T23:38:00Z">
                <w:pPr>
                  <w:jc w:val="both"/>
                </w:pPr>
              </w:pPrChange>
            </w:pPr>
          </w:p>
          <w:p w14:paraId="2145CDBF" w14:textId="77777777" w:rsidR="009F2045" w:rsidRPr="001259E8" w:rsidRDefault="009F2045" w:rsidP="009F2045">
            <w:pPr>
              <w:spacing w:line="240" w:lineRule="auto"/>
              <w:jc w:val="both"/>
              <w:rPr>
                <w:ins w:id="187" w:author="GIUSEPH ALEXIS CHAN TORRES" w:date="2026-03-21T23:26:00Z"/>
                <w:rFonts w:asciiTheme="minorHAnsi" w:hAnsiTheme="minorHAnsi" w:cstheme="minorHAnsi"/>
                <w:b/>
                <w:bCs/>
                <w:lang w:val="es-MX"/>
                <w:rPrChange w:id="188" w:author="GIUSEPH ALEXIS CHAN TORRES" w:date="2026-03-21T23:38:00Z">
                  <w:rPr>
                    <w:ins w:id="189" w:author="GIUSEPH ALEXIS CHAN TORRES" w:date="2026-03-21T23:26:00Z"/>
                    <w:rFonts w:asciiTheme="minorHAnsi" w:hAnsiTheme="minorHAnsi" w:cstheme="minorHAnsi"/>
                    <w:color w:val="8064A2" w:themeColor="accent4"/>
                    <w:lang w:val="es-MX"/>
                  </w:rPr>
                </w:rPrChange>
              </w:rPr>
              <w:pPrChange w:id="190" w:author="GIUSEPH ALEXIS CHAN TORRES" w:date="2026-03-21T23:27:00Z">
                <w:pPr>
                  <w:jc w:val="both"/>
                </w:pPr>
              </w:pPrChange>
            </w:pPr>
            <w:ins w:id="191" w:author="GIUSEPH ALEXIS CHAN TORRES" w:date="2026-03-21T23:25:00Z">
              <w:r w:rsidRPr="001259E8">
                <w:rPr>
                  <w:rFonts w:asciiTheme="minorHAnsi" w:hAnsiTheme="minorHAnsi" w:cstheme="minorHAnsi"/>
                  <w:b/>
                  <w:bCs/>
                  <w:lang w:val="es-MX"/>
                  <w:rPrChange w:id="192" w:author="GIUSEPH ALEXIS CHAN TORRES" w:date="2026-03-21T23:38:00Z">
                    <w:rPr>
                      <w:rFonts w:asciiTheme="minorHAnsi" w:hAnsiTheme="minorHAnsi" w:cstheme="minorHAnsi"/>
                      <w:color w:val="8064A2" w:themeColor="accent4"/>
                      <w:lang w:val="es-MX"/>
                    </w:rPr>
                  </w:rPrChange>
                </w:rPr>
                <w:t>Soporte del Ecosistema y Entorno</w:t>
              </w:r>
            </w:ins>
          </w:p>
          <w:p w14:paraId="38E7F369" w14:textId="77777777" w:rsidR="009F2045" w:rsidRPr="009F2045" w:rsidRDefault="009F2045" w:rsidP="009F2045">
            <w:pPr>
              <w:pStyle w:val="Prrafodelista"/>
              <w:numPr>
                <w:ilvl w:val="0"/>
                <w:numId w:val="28"/>
              </w:numPr>
              <w:rPr>
                <w:ins w:id="193" w:author="GIUSEPH ALEXIS CHAN TORRES" w:date="2026-03-21T23:26:00Z"/>
                <w:rFonts w:asciiTheme="minorHAnsi" w:hAnsiTheme="minorHAnsi" w:cstheme="minorHAnsi"/>
                <w:sz w:val="22"/>
                <w:szCs w:val="22"/>
                <w:lang w:val="es-MX"/>
                <w:rPrChange w:id="194" w:author="GIUSEPH ALEXIS CHAN TORRES" w:date="2026-03-21T23:27:00Z">
                  <w:rPr>
                    <w:ins w:id="195" w:author="GIUSEPH ALEXIS CHAN TORRES" w:date="2026-03-21T23:26:00Z"/>
                    <w:rFonts w:asciiTheme="minorHAnsi" w:hAnsiTheme="minorHAnsi" w:cstheme="minorHAnsi"/>
                    <w:color w:val="8064A2" w:themeColor="accent4"/>
                    <w:lang w:val="es-MX"/>
                  </w:rPr>
                </w:rPrChange>
              </w:rPr>
              <w:pPrChange w:id="196" w:author="GIUSEPH ALEXIS CHAN TORRES" w:date="2026-03-21T23:27:00Z">
                <w:pPr>
                  <w:jc w:val="both"/>
                </w:pPr>
              </w:pPrChange>
            </w:pPr>
            <w:ins w:id="197" w:author="GIUSEPH ALEXIS CHAN TORRES" w:date="2026-03-21T23:25:00Z">
              <w:r w:rsidRPr="009F2045">
                <w:rPr>
                  <w:rFonts w:asciiTheme="minorHAnsi" w:hAnsiTheme="minorHAnsi" w:cstheme="minorHAnsi"/>
                  <w:sz w:val="22"/>
                  <w:szCs w:val="22"/>
                  <w:lang w:val="es-MX"/>
                  <w:rPrChange w:id="198" w:author="GIUSEPH ALEXIS CHAN TORRES" w:date="2026-03-21T23:27:00Z">
                    <w:rPr>
                      <w:rFonts w:asciiTheme="minorHAnsi" w:hAnsiTheme="minorHAnsi" w:cstheme="minorHAnsi"/>
                      <w:color w:val="8064A2" w:themeColor="accent4"/>
                      <w:lang w:val="es-MX"/>
                    </w:rPr>
                  </w:rPrChange>
                </w:rPr>
                <w:t>Funcionalidad 5. Verificación de soporte físico. Consiste en validar que los elementos de hardware y decoración elegidos (filtro, tipo de sustrato, plantas) sean seguros y adecuados para las especies del ecosistema.</w:t>
              </w:r>
            </w:ins>
          </w:p>
          <w:p w14:paraId="6CD59A1A" w14:textId="77777777" w:rsidR="009F2045" w:rsidRPr="009F2045" w:rsidRDefault="009F2045" w:rsidP="009F2045">
            <w:pPr>
              <w:pStyle w:val="Prrafodelista"/>
              <w:numPr>
                <w:ilvl w:val="0"/>
                <w:numId w:val="28"/>
              </w:numPr>
              <w:rPr>
                <w:ins w:id="199" w:author="GIUSEPH ALEXIS CHAN TORRES" w:date="2026-03-21T23:26:00Z"/>
                <w:rFonts w:asciiTheme="minorHAnsi" w:hAnsiTheme="minorHAnsi" w:cstheme="minorHAnsi"/>
                <w:sz w:val="22"/>
                <w:szCs w:val="22"/>
                <w:lang w:val="es-MX"/>
                <w:rPrChange w:id="200" w:author="GIUSEPH ALEXIS CHAN TORRES" w:date="2026-03-21T23:27:00Z">
                  <w:rPr>
                    <w:ins w:id="201" w:author="GIUSEPH ALEXIS CHAN TORRES" w:date="2026-03-21T23:26:00Z"/>
                    <w:rFonts w:asciiTheme="minorHAnsi" w:hAnsiTheme="minorHAnsi" w:cstheme="minorHAnsi"/>
                    <w:color w:val="8064A2" w:themeColor="accent4"/>
                    <w:lang w:val="es-MX"/>
                  </w:rPr>
                </w:rPrChange>
              </w:rPr>
              <w:pPrChange w:id="202" w:author="GIUSEPH ALEXIS CHAN TORRES" w:date="2026-03-21T23:27:00Z">
                <w:pPr>
                  <w:jc w:val="both"/>
                </w:pPr>
              </w:pPrChange>
            </w:pPr>
            <w:ins w:id="203" w:author="GIUSEPH ALEXIS CHAN TORRES" w:date="2026-03-21T23:25:00Z">
              <w:r w:rsidRPr="009F2045">
                <w:rPr>
                  <w:rFonts w:asciiTheme="minorHAnsi" w:hAnsiTheme="minorHAnsi" w:cstheme="minorHAnsi"/>
                  <w:sz w:val="22"/>
                  <w:szCs w:val="22"/>
                  <w:lang w:val="es-MX"/>
                  <w:rPrChange w:id="204" w:author="GIUSEPH ALEXIS CHAN TORRES" w:date="2026-03-21T23:27:00Z">
                    <w:rPr>
                      <w:rFonts w:asciiTheme="minorHAnsi" w:hAnsiTheme="minorHAnsi" w:cstheme="minorHAnsi"/>
                      <w:color w:val="8064A2" w:themeColor="accent4"/>
                      <w:lang w:val="es-MX"/>
                    </w:rPr>
                  </w:rPrChange>
                </w:rPr>
                <w:t>Funcionalidad 6. Validación de química del agua. Consiste en analizar que los parámetros de pH, temperatura y dureza se encuentren en rangos óptimos para el conjunto de peces seleccionado.</w:t>
              </w:r>
            </w:ins>
          </w:p>
          <w:p w14:paraId="7F24A7AC" w14:textId="1DC44E02" w:rsidR="009F2045" w:rsidRDefault="009F2045" w:rsidP="009F2045">
            <w:pPr>
              <w:pStyle w:val="Prrafodelista"/>
              <w:numPr>
                <w:ilvl w:val="0"/>
                <w:numId w:val="28"/>
              </w:numPr>
              <w:rPr>
                <w:ins w:id="205" w:author="GIUSEPH ALEXIS CHAN TORRES" w:date="2026-03-21T23:38:00Z"/>
                <w:rFonts w:asciiTheme="minorHAnsi" w:hAnsiTheme="minorHAnsi" w:cstheme="minorHAnsi"/>
                <w:sz w:val="22"/>
                <w:szCs w:val="22"/>
                <w:lang w:val="es-MX"/>
              </w:rPr>
            </w:pPr>
            <w:ins w:id="206" w:author="GIUSEPH ALEXIS CHAN TORRES" w:date="2026-03-21T23:25:00Z">
              <w:r w:rsidRPr="009F2045">
                <w:rPr>
                  <w:rFonts w:asciiTheme="minorHAnsi" w:hAnsiTheme="minorHAnsi" w:cstheme="minorHAnsi"/>
                  <w:sz w:val="22"/>
                  <w:szCs w:val="22"/>
                  <w:lang w:val="es-MX"/>
                  <w:rPrChange w:id="207" w:author="GIUSEPH ALEXIS CHAN TORRES" w:date="2026-03-21T23:27:00Z">
                    <w:rPr>
                      <w:rFonts w:asciiTheme="minorHAnsi" w:hAnsiTheme="minorHAnsi" w:cstheme="minorHAnsi"/>
                      <w:color w:val="8064A2" w:themeColor="accent4"/>
                      <w:lang w:val="es-MX"/>
                    </w:rPr>
                  </w:rPrChange>
                </w:rPr>
                <w:t>Funcionalidad 7. Asignación de dieta específica. Consiste en recomendar el tipo de alimentación adecuada y específica para cubrir las necesidades nutricionales de las especies elegidas.</w:t>
              </w:r>
            </w:ins>
          </w:p>
          <w:p w14:paraId="0EF155E8" w14:textId="77777777" w:rsidR="001259E8" w:rsidRPr="009F2045" w:rsidRDefault="001259E8" w:rsidP="001259E8">
            <w:pPr>
              <w:pStyle w:val="Prrafodelista"/>
              <w:rPr>
                <w:ins w:id="208" w:author="GIUSEPH ALEXIS CHAN TORRES" w:date="2026-03-21T23:26:00Z"/>
                <w:rFonts w:asciiTheme="minorHAnsi" w:hAnsiTheme="minorHAnsi" w:cstheme="minorHAnsi"/>
                <w:sz w:val="22"/>
                <w:szCs w:val="22"/>
                <w:lang w:val="es-MX"/>
                <w:rPrChange w:id="209" w:author="GIUSEPH ALEXIS CHAN TORRES" w:date="2026-03-21T23:27:00Z">
                  <w:rPr>
                    <w:ins w:id="210" w:author="GIUSEPH ALEXIS CHAN TORRES" w:date="2026-03-21T23:26:00Z"/>
                    <w:rFonts w:asciiTheme="minorHAnsi" w:hAnsiTheme="minorHAnsi" w:cstheme="minorHAnsi"/>
                    <w:color w:val="8064A2" w:themeColor="accent4"/>
                    <w:lang w:val="es-MX"/>
                  </w:rPr>
                </w:rPrChange>
              </w:rPr>
              <w:pPrChange w:id="211" w:author="GIUSEPH ALEXIS CHAN TORRES" w:date="2026-03-21T23:38:00Z">
                <w:pPr>
                  <w:jc w:val="both"/>
                </w:pPr>
              </w:pPrChange>
            </w:pPr>
          </w:p>
          <w:p w14:paraId="334EFA4F" w14:textId="77777777" w:rsidR="009F2045" w:rsidRPr="001259E8" w:rsidRDefault="009F2045" w:rsidP="009F2045">
            <w:pPr>
              <w:spacing w:line="240" w:lineRule="auto"/>
              <w:jc w:val="both"/>
              <w:rPr>
                <w:ins w:id="212" w:author="GIUSEPH ALEXIS CHAN TORRES" w:date="2026-03-21T23:26:00Z"/>
                <w:rFonts w:asciiTheme="minorHAnsi" w:hAnsiTheme="minorHAnsi" w:cstheme="minorHAnsi"/>
                <w:b/>
                <w:bCs/>
                <w:lang w:val="es-MX"/>
                <w:rPrChange w:id="213" w:author="GIUSEPH ALEXIS CHAN TORRES" w:date="2026-03-21T23:38:00Z">
                  <w:rPr>
                    <w:ins w:id="214" w:author="GIUSEPH ALEXIS CHAN TORRES" w:date="2026-03-21T23:26:00Z"/>
                    <w:rFonts w:asciiTheme="minorHAnsi" w:hAnsiTheme="minorHAnsi" w:cstheme="minorHAnsi"/>
                    <w:color w:val="8064A2" w:themeColor="accent4"/>
                    <w:lang w:val="es-MX"/>
                  </w:rPr>
                </w:rPrChange>
              </w:rPr>
              <w:pPrChange w:id="215" w:author="GIUSEPH ALEXIS CHAN TORRES" w:date="2026-03-21T23:27:00Z">
                <w:pPr>
                  <w:jc w:val="both"/>
                </w:pPr>
              </w:pPrChange>
            </w:pPr>
            <w:ins w:id="216" w:author="GIUSEPH ALEXIS CHAN TORRES" w:date="2026-03-21T23:25:00Z">
              <w:r w:rsidRPr="001259E8">
                <w:rPr>
                  <w:rFonts w:asciiTheme="minorHAnsi" w:hAnsiTheme="minorHAnsi" w:cstheme="minorHAnsi"/>
                  <w:b/>
                  <w:bCs/>
                  <w:lang w:val="es-MX"/>
                  <w:rPrChange w:id="217" w:author="GIUSEPH ALEXIS CHAN TORRES" w:date="2026-03-21T23:38:00Z">
                    <w:rPr>
                      <w:rFonts w:asciiTheme="minorHAnsi" w:hAnsiTheme="minorHAnsi" w:cstheme="minorHAnsi"/>
                      <w:color w:val="8064A2" w:themeColor="accent4"/>
                      <w:lang w:val="es-MX"/>
                    </w:rPr>
                  </w:rPrChange>
                </w:rPr>
                <w:t>Ciclado y Mantenimiento</w:t>
              </w:r>
            </w:ins>
          </w:p>
          <w:p w14:paraId="36640CA1" w14:textId="77777777" w:rsidR="009F2045" w:rsidRPr="009F2045" w:rsidRDefault="009F2045" w:rsidP="009F2045">
            <w:pPr>
              <w:pStyle w:val="Prrafodelista"/>
              <w:numPr>
                <w:ilvl w:val="0"/>
                <w:numId w:val="29"/>
              </w:numPr>
              <w:rPr>
                <w:ins w:id="218" w:author="GIUSEPH ALEXIS CHAN TORRES" w:date="2026-03-21T23:26:00Z"/>
                <w:rFonts w:asciiTheme="minorHAnsi" w:hAnsiTheme="minorHAnsi" w:cstheme="minorHAnsi"/>
                <w:sz w:val="22"/>
                <w:szCs w:val="22"/>
                <w:lang w:val="es-MX"/>
                <w:rPrChange w:id="219" w:author="GIUSEPH ALEXIS CHAN TORRES" w:date="2026-03-21T23:27:00Z">
                  <w:rPr>
                    <w:ins w:id="220" w:author="GIUSEPH ALEXIS CHAN TORRES" w:date="2026-03-21T23:26:00Z"/>
                    <w:rFonts w:asciiTheme="minorHAnsi" w:hAnsiTheme="minorHAnsi" w:cstheme="minorHAnsi"/>
                    <w:color w:val="8064A2" w:themeColor="accent4"/>
                    <w:lang w:val="es-MX"/>
                  </w:rPr>
                </w:rPrChange>
              </w:rPr>
              <w:pPrChange w:id="221" w:author="GIUSEPH ALEXIS CHAN TORRES" w:date="2026-03-21T23:27:00Z">
                <w:pPr>
                  <w:jc w:val="both"/>
                </w:pPr>
              </w:pPrChange>
            </w:pPr>
            <w:ins w:id="222" w:author="GIUSEPH ALEXIS CHAN TORRES" w:date="2026-03-21T23:25:00Z">
              <w:r w:rsidRPr="009F2045">
                <w:rPr>
                  <w:rFonts w:asciiTheme="minorHAnsi" w:hAnsiTheme="minorHAnsi" w:cstheme="minorHAnsi"/>
                  <w:sz w:val="22"/>
                  <w:szCs w:val="22"/>
                  <w:lang w:val="es-MX"/>
                  <w:rPrChange w:id="223" w:author="GIUSEPH ALEXIS CHAN TORRES" w:date="2026-03-21T23:27:00Z">
                    <w:rPr>
                      <w:rFonts w:asciiTheme="minorHAnsi" w:hAnsiTheme="minorHAnsi" w:cstheme="minorHAnsi"/>
                      <w:color w:val="8064A2" w:themeColor="accent4"/>
                      <w:lang w:val="es-MX"/>
                    </w:rPr>
                  </w:rPrChange>
                </w:rPr>
                <w:t>Funcionalidad 8. Guía de ciclado del acuario. Consiste en proporcionar al usuario instrucciones paso a paso para establecer la colonia de bacterias beneficiosas necesarias para el equilibrio del ecosistema antes de introducir vida.</w:t>
              </w:r>
            </w:ins>
          </w:p>
          <w:p w14:paraId="7500C200" w14:textId="77E56517" w:rsidR="009F2045" w:rsidRPr="009F2045" w:rsidRDefault="009F2045" w:rsidP="009F2045">
            <w:pPr>
              <w:pStyle w:val="Prrafodelista"/>
              <w:numPr>
                <w:ilvl w:val="0"/>
                <w:numId w:val="29"/>
              </w:numPr>
              <w:rPr>
                <w:ins w:id="224" w:author="GIUSEPH ALEXIS CHAN TORRES" w:date="2026-03-21T23:24:00Z"/>
                <w:rFonts w:asciiTheme="minorHAnsi" w:hAnsiTheme="minorHAnsi" w:cstheme="minorHAnsi"/>
                <w:sz w:val="22"/>
                <w:szCs w:val="22"/>
                <w:lang w:val="es-MX"/>
                <w:rPrChange w:id="225" w:author="GIUSEPH ALEXIS CHAN TORRES" w:date="2026-03-21T23:27:00Z">
                  <w:rPr>
                    <w:ins w:id="226" w:author="GIUSEPH ALEXIS CHAN TORRES" w:date="2026-03-21T23:24:00Z"/>
                    <w:rFonts w:asciiTheme="minorHAnsi" w:hAnsiTheme="minorHAnsi" w:cstheme="minorHAnsi"/>
                    <w:color w:val="8064A2" w:themeColor="accent4"/>
                    <w:lang w:val="es-MX"/>
                  </w:rPr>
                </w:rPrChange>
              </w:rPr>
              <w:pPrChange w:id="227" w:author="GIUSEPH ALEXIS CHAN TORRES" w:date="2026-03-21T23:27:00Z">
                <w:pPr>
                  <w:jc w:val="both"/>
                </w:pPr>
              </w:pPrChange>
            </w:pPr>
            <w:ins w:id="228" w:author="GIUSEPH ALEXIS CHAN TORRES" w:date="2026-03-21T23:25:00Z">
              <w:r w:rsidRPr="009F2045">
                <w:rPr>
                  <w:rFonts w:asciiTheme="minorHAnsi" w:hAnsiTheme="minorHAnsi" w:cstheme="minorHAnsi"/>
                  <w:sz w:val="22"/>
                  <w:szCs w:val="22"/>
                  <w:lang w:val="es-MX"/>
                  <w:rPrChange w:id="229" w:author="GIUSEPH ALEXIS CHAN TORRES" w:date="2026-03-21T23:27:00Z">
                    <w:rPr>
                      <w:rFonts w:asciiTheme="minorHAnsi" w:hAnsiTheme="minorHAnsi" w:cstheme="minorHAnsi"/>
                      <w:color w:val="8064A2" w:themeColor="accent4"/>
                      <w:lang w:val="es-MX"/>
                    </w:rPr>
                  </w:rPrChange>
                </w:rPr>
                <w:t>Funcionalidad 9. Calendario automatizado de mantenimiento. Consiste en generar y mostrar recordatorios programados sobre cuándo realizar rutinas vitales, como el porcentaje de cambios de agua, limpieza del filtro y monitoreo de parámetros.</w:t>
              </w:r>
            </w:ins>
          </w:p>
          <w:p w14:paraId="67A00E63" w14:textId="29E8E4DD" w:rsidR="00406B4F" w:rsidRPr="009F2045" w:rsidDel="009F2045" w:rsidRDefault="00406B4F" w:rsidP="009F2045">
            <w:pPr>
              <w:spacing w:line="240" w:lineRule="auto"/>
              <w:jc w:val="both"/>
              <w:rPr>
                <w:del w:id="230" w:author="GIUSEPH ALEXIS CHAN TORRES" w:date="2026-03-21T23:24:00Z"/>
                <w:rFonts w:asciiTheme="minorHAnsi" w:hAnsiTheme="minorHAnsi" w:cstheme="minorHAnsi"/>
                <w:b/>
                <w:color w:val="8064A2" w:themeColor="accent4"/>
                <w:lang w:val="es-MX"/>
                <w:rPrChange w:id="231" w:author="GIUSEPH ALEXIS CHAN TORRES" w:date="2026-03-21T23:27:00Z">
                  <w:rPr>
                    <w:del w:id="232" w:author="GIUSEPH ALEXIS CHAN TORRES" w:date="2026-03-21T23:24:00Z"/>
                    <w:rFonts w:asciiTheme="minorHAnsi" w:hAnsiTheme="minorHAnsi" w:cstheme="minorHAnsi"/>
                    <w:b/>
                    <w:color w:val="8064A2" w:themeColor="accent4"/>
                    <w:lang w:val="es-MX"/>
                  </w:rPr>
                </w:rPrChange>
              </w:rPr>
              <w:pPrChange w:id="233" w:author="GIUSEPH ALEXIS CHAN TORRES" w:date="2026-03-21T23:27:00Z">
                <w:pPr>
                  <w:jc w:val="both"/>
                </w:pPr>
              </w:pPrChange>
            </w:pPr>
            <w:del w:id="234" w:author="GIUSEPH ALEXIS CHAN TORRES" w:date="2026-03-21T23:24:00Z">
              <w:r w:rsidRPr="009F2045" w:rsidDel="009F2045">
                <w:rPr>
                  <w:rFonts w:asciiTheme="minorHAnsi" w:hAnsiTheme="minorHAnsi" w:cstheme="minorHAnsi"/>
                  <w:b/>
                  <w:color w:val="8064A2" w:themeColor="accent4"/>
                  <w:lang w:val="es-MX"/>
                  <w:rPrChange w:id="235" w:author="GIUSEPH ALEXIS CHAN TORRES" w:date="2026-03-21T23:27:00Z">
                    <w:rPr>
                      <w:rFonts w:asciiTheme="minorHAnsi" w:hAnsiTheme="minorHAnsi" w:cstheme="minorHAnsi"/>
                      <w:b/>
                      <w:color w:val="8064A2" w:themeColor="accent4"/>
                      <w:lang w:val="es-MX"/>
                    </w:rPr>
                  </w:rPrChange>
                </w:rPr>
                <w:delText>Ej.</w:delText>
              </w:r>
            </w:del>
          </w:p>
          <w:p w14:paraId="0254DCA9" w14:textId="66A0ACF4" w:rsidR="00406B4F" w:rsidRPr="009F2045" w:rsidDel="009F2045" w:rsidRDefault="00406B4F" w:rsidP="009F2045">
            <w:pPr>
              <w:spacing w:line="240" w:lineRule="auto"/>
              <w:jc w:val="both"/>
              <w:rPr>
                <w:del w:id="236" w:author="GIUSEPH ALEXIS CHAN TORRES" w:date="2026-03-21T23:24:00Z"/>
                <w:rFonts w:asciiTheme="minorHAnsi" w:hAnsiTheme="minorHAnsi" w:cstheme="minorHAnsi"/>
                <w:color w:val="8064A2" w:themeColor="accent4"/>
                <w:lang w:val="es-MX"/>
                <w:rPrChange w:id="237" w:author="GIUSEPH ALEXIS CHAN TORRES" w:date="2026-03-21T23:27:00Z">
                  <w:rPr>
                    <w:del w:id="238" w:author="GIUSEPH ALEXIS CHAN TORRES" w:date="2026-03-21T23:24:00Z"/>
                    <w:rFonts w:asciiTheme="minorHAnsi" w:hAnsiTheme="minorHAnsi" w:cstheme="minorHAnsi"/>
                    <w:color w:val="8064A2" w:themeColor="accent4"/>
                    <w:lang w:val="es-MX"/>
                  </w:rPr>
                </w:rPrChange>
              </w:rPr>
              <w:pPrChange w:id="239" w:author="GIUSEPH ALEXIS CHAN TORRES" w:date="2026-03-21T23:27:00Z">
                <w:pPr>
                  <w:jc w:val="both"/>
                </w:pPr>
              </w:pPrChange>
            </w:pPr>
          </w:p>
          <w:p w14:paraId="0CA1FA11" w14:textId="5A3C5F7B" w:rsidR="00406B4F" w:rsidRPr="009F2045" w:rsidDel="009F2045" w:rsidRDefault="00406B4F" w:rsidP="009F2045">
            <w:pPr>
              <w:spacing w:line="240" w:lineRule="auto"/>
              <w:jc w:val="both"/>
              <w:rPr>
                <w:del w:id="240" w:author="GIUSEPH ALEXIS CHAN TORRES" w:date="2026-03-21T23:24:00Z"/>
                <w:rFonts w:asciiTheme="minorHAnsi" w:hAnsiTheme="minorHAnsi" w:cstheme="minorHAnsi"/>
                <w:b/>
                <w:color w:val="8064A2" w:themeColor="accent4"/>
                <w:lang w:val="es-MX"/>
                <w:rPrChange w:id="241" w:author="GIUSEPH ALEXIS CHAN TORRES" w:date="2026-03-21T23:27:00Z">
                  <w:rPr>
                    <w:del w:id="242" w:author="GIUSEPH ALEXIS CHAN TORRES" w:date="2026-03-21T23:24:00Z"/>
                    <w:rFonts w:asciiTheme="minorHAnsi" w:hAnsiTheme="minorHAnsi" w:cstheme="minorHAnsi"/>
                    <w:b/>
                    <w:color w:val="8064A2" w:themeColor="accent4"/>
                    <w:lang w:val="es-MX"/>
                  </w:rPr>
                </w:rPrChange>
              </w:rPr>
              <w:pPrChange w:id="243" w:author="GIUSEPH ALEXIS CHAN TORRES" w:date="2026-03-21T23:27:00Z">
                <w:pPr>
                  <w:jc w:val="both"/>
                </w:pPr>
              </w:pPrChange>
            </w:pPr>
            <w:del w:id="244" w:author="GIUSEPH ALEXIS CHAN TORRES" w:date="2026-03-21T23:24:00Z">
              <w:r w:rsidRPr="009F2045" w:rsidDel="009F2045">
                <w:rPr>
                  <w:rFonts w:asciiTheme="minorHAnsi" w:hAnsiTheme="minorHAnsi" w:cstheme="minorHAnsi"/>
                  <w:b/>
                  <w:color w:val="8064A2" w:themeColor="accent4"/>
                  <w:lang w:val="es-MX"/>
                  <w:rPrChange w:id="245" w:author="GIUSEPH ALEXIS CHAN TORRES" w:date="2026-03-21T23:27:00Z">
                    <w:rPr>
                      <w:rFonts w:asciiTheme="minorHAnsi" w:hAnsiTheme="minorHAnsi" w:cstheme="minorHAnsi"/>
                      <w:b/>
                      <w:color w:val="8064A2" w:themeColor="accent4"/>
                      <w:lang w:val="es-MX"/>
                    </w:rPr>
                  </w:rPrChange>
                </w:rPr>
                <w:delText>Gestión de información</w:delText>
              </w:r>
            </w:del>
          </w:p>
          <w:p w14:paraId="3D031A45" w14:textId="5927E3E0" w:rsidR="00406B4F" w:rsidRPr="009F2045" w:rsidDel="009F2045" w:rsidRDefault="00406B4F" w:rsidP="009F2045">
            <w:pPr>
              <w:spacing w:line="240" w:lineRule="auto"/>
              <w:jc w:val="both"/>
              <w:rPr>
                <w:del w:id="246" w:author="GIUSEPH ALEXIS CHAN TORRES" w:date="2026-03-21T23:24:00Z"/>
                <w:rFonts w:asciiTheme="minorHAnsi" w:hAnsiTheme="minorHAnsi" w:cstheme="minorHAnsi"/>
                <w:b/>
                <w:color w:val="8064A2" w:themeColor="accent4"/>
                <w:lang w:val="es-MX"/>
                <w:rPrChange w:id="247" w:author="GIUSEPH ALEXIS CHAN TORRES" w:date="2026-03-21T23:27:00Z">
                  <w:rPr>
                    <w:del w:id="248" w:author="GIUSEPH ALEXIS CHAN TORRES" w:date="2026-03-21T23:24:00Z"/>
                    <w:rFonts w:asciiTheme="minorHAnsi" w:hAnsiTheme="minorHAnsi" w:cstheme="minorHAnsi"/>
                    <w:b/>
                    <w:color w:val="8064A2" w:themeColor="accent4"/>
                    <w:lang w:val="es-MX"/>
                  </w:rPr>
                </w:rPrChange>
              </w:rPr>
              <w:pPrChange w:id="249" w:author="GIUSEPH ALEXIS CHAN TORRES" w:date="2026-03-21T23:27:00Z">
                <w:pPr>
                  <w:jc w:val="both"/>
                </w:pPr>
              </w:pPrChange>
            </w:pPr>
          </w:p>
          <w:p w14:paraId="3B13AD76" w14:textId="2DB3B58D" w:rsidR="00406B4F" w:rsidRPr="009F2045" w:rsidDel="009F2045" w:rsidRDefault="00406B4F" w:rsidP="009F2045">
            <w:pPr>
              <w:pStyle w:val="Prrafodelista"/>
              <w:numPr>
                <w:ilvl w:val="0"/>
                <w:numId w:val="18"/>
              </w:numPr>
              <w:rPr>
                <w:del w:id="250" w:author="GIUSEPH ALEXIS CHAN TORRES" w:date="2026-03-21T23:24:00Z"/>
                <w:rFonts w:asciiTheme="minorHAnsi" w:hAnsiTheme="minorHAnsi" w:cstheme="minorHAnsi"/>
                <w:b/>
                <w:color w:val="8064A2" w:themeColor="accent4"/>
                <w:sz w:val="22"/>
                <w:szCs w:val="22"/>
                <w:lang w:val="es-MX"/>
                <w:rPrChange w:id="251" w:author="GIUSEPH ALEXIS CHAN TORRES" w:date="2026-03-21T23:27:00Z">
                  <w:rPr>
                    <w:del w:id="252" w:author="GIUSEPH ALEXIS CHAN TORRES" w:date="2026-03-21T23:24:00Z"/>
                    <w:rFonts w:asciiTheme="minorHAnsi" w:hAnsiTheme="minorHAnsi" w:cstheme="minorHAnsi"/>
                    <w:b/>
                    <w:color w:val="8064A2" w:themeColor="accent4"/>
                    <w:lang w:val="es-MX"/>
                  </w:rPr>
                </w:rPrChange>
              </w:rPr>
              <w:pPrChange w:id="253" w:author="GIUSEPH ALEXIS CHAN TORRES" w:date="2026-03-21T23:27:00Z">
                <w:pPr>
                  <w:pStyle w:val="Prrafodelista"/>
                  <w:numPr>
                    <w:numId w:val="18"/>
                  </w:numPr>
                  <w:ind w:hanging="360"/>
                </w:pPr>
              </w:pPrChange>
            </w:pPr>
            <w:del w:id="254" w:author="GIUSEPH ALEXIS CHAN TORRES" w:date="2026-03-21T23:24:00Z">
              <w:r w:rsidRPr="009F2045" w:rsidDel="009F2045">
                <w:rPr>
                  <w:rFonts w:asciiTheme="minorHAnsi" w:hAnsiTheme="minorHAnsi" w:cstheme="minorHAnsi"/>
                  <w:b/>
                  <w:color w:val="8064A2" w:themeColor="accent4"/>
                  <w:sz w:val="22"/>
                  <w:szCs w:val="22"/>
                  <w:lang w:val="es-MX"/>
                  <w:rPrChange w:id="255" w:author="GIUSEPH ALEXIS CHAN TORRES" w:date="2026-03-21T23:27:00Z">
                    <w:rPr>
                      <w:rFonts w:asciiTheme="minorHAnsi" w:hAnsiTheme="minorHAnsi" w:cstheme="minorHAnsi"/>
                      <w:b/>
                      <w:color w:val="8064A2" w:themeColor="accent4"/>
                      <w:lang w:val="es-MX"/>
                    </w:rPr>
                  </w:rPrChange>
                </w:rPr>
                <w:delText xml:space="preserve">Funcionalidad 1. Alta de usuarios. Consiste en agregar nuevos usuarios a la aplicación. </w:delText>
              </w:r>
            </w:del>
          </w:p>
          <w:p w14:paraId="7CF261B4" w14:textId="6590B8A7" w:rsidR="00406B4F" w:rsidRPr="009F2045" w:rsidDel="009F2045" w:rsidRDefault="00406B4F" w:rsidP="009F2045">
            <w:pPr>
              <w:pStyle w:val="Prrafodelista"/>
              <w:numPr>
                <w:ilvl w:val="0"/>
                <w:numId w:val="18"/>
              </w:numPr>
              <w:rPr>
                <w:del w:id="256" w:author="GIUSEPH ALEXIS CHAN TORRES" w:date="2026-03-21T23:24:00Z"/>
                <w:rFonts w:asciiTheme="minorHAnsi" w:hAnsiTheme="minorHAnsi" w:cstheme="minorHAnsi"/>
                <w:b/>
                <w:color w:val="8064A2" w:themeColor="accent4"/>
                <w:sz w:val="22"/>
                <w:szCs w:val="22"/>
                <w:lang w:val="es-MX"/>
                <w:rPrChange w:id="257" w:author="GIUSEPH ALEXIS CHAN TORRES" w:date="2026-03-21T23:27:00Z">
                  <w:rPr>
                    <w:del w:id="258" w:author="GIUSEPH ALEXIS CHAN TORRES" w:date="2026-03-21T23:24:00Z"/>
                    <w:rFonts w:asciiTheme="minorHAnsi" w:hAnsiTheme="minorHAnsi" w:cstheme="minorHAnsi"/>
                    <w:b/>
                    <w:color w:val="8064A2" w:themeColor="accent4"/>
                    <w:lang w:val="es-MX"/>
                  </w:rPr>
                </w:rPrChange>
              </w:rPr>
              <w:pPrChange w:id="259" w:author="GIUSEPH ALEXIS CHAN TORRES" w:date="2026-03-21T23:27:00Z">
                <w:pPr>
                  <w:pStyle w:val="Prrafodelista"/>
                  <w:numPr>
                    <w:numId w:val="18"/>
                  </w:numPr>
                  <w:ind w:hanging="360"/>
                </w:pPr>
              </w:pPrChange>
            </w:pPr>
            <w:del w:id="260" w:author="GIUSEPH ALEXIS CHAN TORRES" w:date="2026-03-21T23:24:00Z">
              <w:r w:rsidRPr="009F2045" w:rsidDel="009F2045">
                <w:rPr>
                  <w:rFonts w:asciiTheme="minorHAnsi" w:hAnsiTheme="minorHAnsi" w:cstheme="minorHAnsi"/>
                  <w:b/>
                  <w:color w:val="8064A2" w:themeColor="accent4"/>
                  <w:sz w:val="22"/>
                  <w:szCs w:val="22"/>
                  <w:lang w:val="es-MX"/>
                  <w:rPrChange w:id="261" w:author="GIUSEPH ALEXIS CHAN TORRES" w:date="2026-03-21T23:27:00Z">
                    <w:rPr>
                      <w:rFonts w:asciiTheme="minorHAnsi" w:hAnsiTheme="minorHAnsi" w:cstheme="minorHAnsi"/>
                      <w:b/>
                      <w:color w:val="8064A2" w:themeColor="accent4"/>
                      <w:lang w:val="es-MX"/>
                    </w:rPr>
                  </w:rPrChange>
                </w:rPr>
                <w:delText>Funcionalidad 2. Baja de usuarios. Consiste en eliminar usuarios existentes de la aplicación.</w:delText>
              </w:r>
            </w:del>
          </w:p>
          <w:p w14:paraId="799B2E6C" w14:textId="7C08BA87" w:rsidR="00406B4F" w:rsidRPr="009F2045" w:rsidDel="009F2045" w:rsidRDefault="00406B4F" w:rsidP="009F2045">
            <w:pPr>
              <w:spacing w:line="240" w:lineRule="auto"/>
              <w:jc w:val="both"/>
              <w:rPr>
                <w:del w:id="262" w:author="GIUSEPH ALEXIS CHAN TORRES" w:date="2026-03-21T23:24:00Z"/>
                <w:rFonts w:asciiTheme="minorHAnsi" w:hAnsiTheme="minorHAnsi" w:cstheme="minorHAnsi"/>
                <w:color w:val="8064A2" w:themeColor="accent4"/>
                <w:lang w:val="es-MX"/>
                <w:rPrChange w:id="263" w:author="GIUSEPH ALEXIS CHAN TORRES" w:date="2026-03-21T23:27:00Z">
                  <w:rPr>
                    <w:del w:id="264" w:author="GIUSEPH ALEXIS CHAN TORRES" w:date="2026-03-21T23:24:00Z"/>
                    <w:rFonts w:asciiTheme="minorHAnsi" w:hAnsiTheme="minorHAnsi" w:cstheme="minorHAnsi"/>
                    <w:color w:val="8064A2" w:themeColor="accent4"/>
                    <w:lang w:val="es-MX"/>
                  </w:rPr>
                </w:rPrChange>
              </w:rPr>
              <w:pPrChange w:id="265" w:author="GIUSEPH ALEXIS CHAN TORRES" w:date="2026-03-21T23:27:00Z">
                <w:pPr>
                  <w:jc w:val="both"/>
                </w:pPr>
              </w:pPrChange>
            </w:pPr>
          </w:p>
          <w:p w14:paraId="5150E523" w14:textId="7D509010" w:rsidR="00406B4F" w:rsidRPr="009F2045" w:rsidDel="009F2045" w:rsidRDefault="00406B4F" w:rsidP="009F2045">
            <w:pPr>
              <w:spacing w:line="240" w:lineRule="auto"/>
              <w:jc w:val="both"/>
              <w:rPr>
                <w:del w:id="266" w:author="GIUSEPH ALEXIS CHAN TORRES" w:date="2026-03-21T23:24:00Z"/>
                <w:rFonts w:asciiTheme="minorHAnsi" w:hAnsiTheme="minorHAnsi" w:cstheme="minorHAnsi"/>
                <w:color w:val="8064A2" w:themeColor="accent4"/>
                <w:lang w:val="es-MX"/>
                <w:rPrChange w:id="267" w:author="GIUSEPH ALEXIS CHAN TORRES" w:date="2026-03-21T23:27:00Z">
                  <w:rPr>
                    <w:del w:id="268" w:author="GIUSEPH ALEXIS CHAN TORRES" w:date="2026-03-21T23:24:00Z"/>
                    <w:rFonts w:asciiTheme="minorHAnsi" w:hAnsiTheme="minorHAnsi" w:cstheme="minorHAnsi"/>
                    <w:color w:val="8064A2" w:themeColor="accent4"/>
                    <w:lang w:val="es-MX"/>
                  </w:rPr>
                </w:rPrChange>
              </w:rPr>
              <w:pPrChange w:id="269" w:author="GIUSEPH ALEXIS CHAN TORRES" w:date="2026-03-21T23:27:00Z">
                <w:pPr>
                  <w:jc w:val="both"/>
                </w:pPr>
              </w:pPrChange>
            </w:pPr>
            <w:del w:id="270" w:author="GIUSEPH ALEXIS CHAN TORRES" w:date="2026-03-21T23:24:00Z">
              <w:r w:rsidRPr="009F2045" w:rsidDel="009F2045">
                <w:rPr>
                  <w:rFonts w:asciiTheme="minorHAnsi" w:hAnsiTheme="minorHAnsi" w:cstheme="minorHAnsi"/>
                  <w:color w:val="8064A2" w:themeColor="accent4"/>
                  <w:lang w:val="es-MX"/>
                  <w:rPrChange w:id="271" w:author="GIUSEPH ALEXIS CHAN TORRES" w:date="2026-03-21T23:27:00Z">
                    <w:rPr>
                      <w:rFonts w:asciiTheme="minorHAnsi" w:hAnsiTheme="minorHAnsi" w:cstheme="minorHAnsi"/>
                      <w:color w:val="8064A2" w:themeColor="accent4"/>
                      <w:lang w:val="es-MX"/>
                    </w:rPr>
                  </w:rPrChange>
                </w:rPr>
                <w:delText>Es recomendable que las funcionalidades sean atómicas (no puedan descomponerse en funcionalidades más simples) y lo menos ambiguas posible.</w:delText>
              </w:r>
            </w:del>
          </w:p>
          <w:p w14:paraId="27734BF4" w14:textId="77777777" w:rsidR="00A27F30" w:rsidRPr="009F2045" w:rsidRDefault="00AF6E0A" w:rsidP="009F2045">
            <w:pPr>
              <w:spacing w:line="240" w:lineRule="auto"/>
              <w:jc w:val="both"/>
              <w:rPr>
                <w:rFonts w:asciiTheme="minorHAnsi" w:hAnsiTheme="minorHAnsi" w:cstheme="minorHAnsi"/>
                <w:lang w:val="es-MX"/>
                <w:rPrChange w:id="272" w:author="GIUSEPH ALEXIS CHAN TORRES" w:date="2026-03-21T23:27:00Z">
                  <w:rPr>
                    <w:rFonts w:asciiTheme="minorHAnsi" w:hAnsiTheme="minorHAnsi" w:cstheme="minorHAnsi"/>
                    <w:lang w:val="es-MX"/>
                  </w:rPr>
                </w:rPrChange>
              </w:rPr>
              <w:pPrChange w:id="273" w:author="GIUSEPH ALEXIS CHAN TORRES" w:date="2026-03-21T23:27:00Z">
                <w:pPr>
                  <w:jc w:val="both"/>
                </w:pPr>
              </w:pPrChange>
            </w:pPr>
            <w:del w:id="274" w:author="GIUSEPH ALEXIS CHAN TORRES" w:date="2026-03-21T23:24:00Z">
              <w:r w:rsidRPr="009F2045" w:rsidDel="009F2045">
                <w:rPr>
                  <w:rFonts w:asciiTheme="minorHAnsi" w:hAnsiTheme="minorHAnsi" w:cstheme="minorHAnsi"/>
                  <w:color w:val="8064A2" w:themeColor="accent4"/>
                  <w:lang w:val="es-MX"/>
                  <w:rPrChange w:id="275" w:author="GIUSEPH ALEXIS CHAN TORRES" w:date="2026-03-21T23:27:00Z">
                    <w:rPr>
                      <w:rFonts w:asciiTheme="minorHAnsi" w:hAnsiTheme="minorHAnsi" w:cstheme="minorHAnsi"/>
                      <w:color w:val="8064A2" w:themeColor="accent4"/>
                      <w:lang w:val="es-MX"/>
                    </w:rPr>
                  </w:rPrChange>
                </w:rPr>
                <w:delText>]</w:delText>
              </w:r>
            </w:del>
          </w:p>
          <w:p w14:paraId="0D359A1F" w14:textId="77777777" w:rsidR="00134417" w:rsidRPr="009F2045" w:rsidRDefault="00134417" w:rsidP="009F2045">
            <w:pPr>
              <w:spacing w:line="240" w:lineRule="auto"/>
              <w:jc w:val="both"/>
              <w:rPr>
                <w:rFonts w:asciiTheme="minorHAnsi" w:hAnsiTheme="minorHAnsi" w:cstheme="minorHAnsi"/>
                <w:lang w:val="es-MX"/>
                <w:rPrChange w:id="276" w:author="GIUSEPH ALEXIS CHAN TORRES" w:date="2026-03-21T23:27:00Z">
                  <w:rPr>
                    <w:rFonts w:asciiTheme="minorHAnsi" w:hAnsiTheme="minorHAnsi" w:cstheme="minorHAnsi"/>
                    <w:lang w:val="es-MX"/>
                  </w:rPr>
                </w:rPrChange>
              </w:rPr>
              <w:pPrChange w:id="277" w:author="GIUSEPH ALEXIS CHAN TORRES" w:date="2026-03-21T23:27:00Z">
                <w:pPr>
                  <w:jc w:val="both"/>
                </w:pPr>
              </w:pPrChange>
            </w:pPr>
          </w:p>
        </w:tc>
      </w:tr>
      <w:tr w:rsidR="00D27726" w:rsidRPr="005872EC" w14:paraId="616F4906" w14:textId="77777777" w:rsidTr="00594389">
        <w:trPr>
          <w:trHeight w:val="970"/>
        </w:trPr>
        <w:tc>
          <w:tcPr>
            <w:tcW w:w="1915" w:type="dxa"/>
          </w:tcPr>
          <w:p w14:paraId="5E78A1DC" w14:textId="77777777" w:rsidR="00D27726" w:rsidRPr="005872EC" w:rsidRDefault="00D27726" w:rsidP="001F529C">
            <w:pPr>
              <w:pStyle w:val="tableleft"/>
              <w:rPr>
                <w:rFonts w:asciiTheme="minorHAnsi" w:hAnsiTheme="minorHAnsi" w:cstheme="minorHAnsi"/>
                <w:lang w:val="es-MX"/>
              </w:rPr>
            </w:pPr>
          </w:p>
          <w:p w14:paraId="54E6696F" w14:textId="77777777" w:rsidR="00D27726" w:rsidRPr="005872EC" w:rsidRDefault="00406B4F" w:rsidP="001F529C">
            <w:pPr>
              <w:pStyle w:val="tableleft"/>
              <w:rPr>
                <w:rFonts w:asciiTheme="majorHAnsi" w:hAnsiTheme="majorHAnsi" w:cstheme="minorHAnsi"/>
                <w:lang w:val="es-MX"/>
              </w:rPr>
            </w:pPr>
            <w:r w:rsidRPr="005872EC">
              <w:rPr>
                <w:rFonts w:asciiTheme="majorHAnsi" w:hAnsiTheme="majorHAnsi" w:cstheme="minorHAnsi"/>
                <w:lang w:val="es-MX"/>
              </w:rPr>
              <w:t>Trabajos relacionados</w:t>
            </w:r>
          </w:p>
        </w:tc>
        <w:tc>
          <w:tcPr>
            <w:tcW w:w="7661" w:type="dxa"/>
            <w:tcBorders>
              <w:top w:val="single" w:sz="8" w:space="0" w:color="auto"/>
              <w:bottom w:val="single" w:sz="8" w:space="0" w:color="auto"/>
            </w:tcBorders>
          </w:tcPr>
          <w:p w14:paraId="2667B279" w14:textId="0A538DFB" w:rsidR="00D27726" w:rsidDel="001259E8" w:rsidRDefault="00D27726" w:rsidP="001259E8">
            <w:pPr>
              <w:pStyle w:val="NormalWeb"/>
              <w:jc w:val="both"/>
              <w:rPr>
                <w:del w:id="278" w:author="GIUSEPH ALEXIS CHAN TORRES" w:date="2026-03-21T23:37:00Z"/>
                <w:rFonts w:asciiTheme="minorHAnsi" w:hAnsiTheme="minorHAnsi" w:cstheme="minorHAnsi"/>
                <w:sz w:val="22"/>
                <w:szCs w:val="22"/>
              </w:rPr>
              <w:pPrChange w:id="279" w:author="GIUSEPH ALEXIS CHAN TORRES" w:date="2026-03-21T23:37:00Z">
                <w:pPr>
                  <w:pStyle w:val="NormalWeb"/>
                </w:pPr>
              </w:pPrChange>
            </w:pPr>
          </w:p>
          <w:p w14:paraId="1468D9B6" w14:textId="77777777" w:rsidR="001259E8" w:rsidRPr="001259E8" w:rsidRDefault="001259E8" w:rsidP="001259E8">
            <w:pPr>
              <w:pStyle w:val="NormalWeb"/>
              <w:jc w:val="both"/>
              <w:rPr>
                <w:ins w:id="280" w:author="GIUSEPH ALEXIS CHAN TORRES" w:date="2026-03-21T23:36:00Z"/>
                <w:rFonts w:asciiTheme="minorHAnsi" w:hAnsiTheme="minorHAnsi" w:cstheme="minorHAnsi"/>
                <w:sz w:val="22"/>
                <w:szCs w:val="22"/>
                <w:rPrChange w:id="281" w:author="GIUSEPH ALEXIS CHAN TORRES" w:date="2026-03-21T23:36:00Z">
                  <w:rPr>
                    <w:ins w:id="282" w:author="GIUSEPH ALEXIS CHAN TORRES" w:date="2026-03-21T23:36:00Z"/>
                  </w:rPr>
                </w:rPrChange>
              </w:rPr>
              <w:pPrChange w:id="283" w:author="GIUSEPH ALEXIS CHAN TORRES" w:date="2026-03-21T23:37:00Z">
                <w:pPr>
                  <w:pStyle w:val="NormalWeb"/>
                </w:pPr>
              </w:pPrChange>
            </w:pPr>
            <w:ins w:id="284" w:author="GIUSEPH ALEXIS CHAN TORRES" w:date="2026-03-21T23:36:00Z">
              <w:r w:rsidRPr="001259E8">
                <w:rPr>
                  <w:rFonts w:asciiTheme="minorHAnsi" w:hAnsiTheme="minorHAnsi" w:cstheme="minorHAnsi"/>
                  <w:sz w:val="22"/>
                  <w:szCs w:val="22"/>
                  <w:rPrChange w:id="285" w:author="GIUSEPH ALEXIS CHAN TORRES" w:date="2026-03-21T23:36:00Z">
                    <w:rPr/>
                  </w:rPrChange>
                </w:rPr>
                <w:t>A continuación, se presentan las referencias y bibliografía de plataformas existentes y artículos científicos relacionados con el desarrollo de NETZA-TANK, estructurados en formato IEEE:</w:t>
              </w:r>
            </w:ins>
          </w:p>
          <w:p w14:paraId="1574D5F0" w14:textId="77777777" w:rsidR="001259E8" w:rsidRPr="001259E8" w:rsidRDefault="001259E8" w:rsidP="001259E8">
            <w:pPr>
              <w:pStyle w:val="NormalWeb"/>
              <w:jc w:val="both"/>
              <w:rPr>
                <w:ins w:id="286" w:author="GIUSEPH ALEXIS CHAN TORRES" w:date="2026-03-21T23:36:00Z"/>
                <w:rFonts w:asciiTheme="minorHAnsi" w:hAnsiTheme="minorHAnsi" w:cstheme="minorHAnsi"/>
                <w:sz w:val="22"/>
                <w:szCs w:val="22"/>
                <w:rPrChange w:id="287" w:author="GIUSEPH ALEXIS CHAN TORRES" w:date="2026-03-21T23:36:00Z">
                  <w:rPr>
                    <w:ins w:id="288" w:author="GIUSEPH ALEXIS CHAN TORRES" w:date="2026-03-21T23:36:00Z"/>
                  </w:rPr>
                </w:rPrChange>
              </w:rPr>
              <w:pPrChange w:id="289" w:author="GIUSEPH ALEXIS CHAN TORRES" w:date="2026-03-21T23:37:00Z">
                <w:pPr>
                  <w:pStyle w:val="NormalWeb"/>
                </w:pPr>
              </w:pPrChange>
            </w:pPr>
            <w:ins w:id="290" w:author="GIUSEPH ALEXIS CHAN TORRES" w:date="2026-03-21T23:36:00Z">
              <w:r w:rsidRPr="001259E8">
                <w:rPr>
                  <w:rFonts w:asciiTheme="minorHAnsi" w:hAnsiTheme="minorHAnsi" w:cstheme="minorHAnsi"/>
                  <w:b/>
                  <w:bCs/>
                  <w:sz w:val="22"/>
                  <w:szCs w:val="22"/>
                  <w:rPrChange w:id="291" w:author="GIUSEPH ALEXIS CHAN TORRES" w:date="2026-03-21T23:36:00Z">
                    <w:rPr>
                      <w:b/>
                      <w:bCs/>
                    </w:rPr>
                  </w:rPrChange>
                </w:rPr>
                <w:t xml:space="preserve">1. [1] AqAdvisor, "AqAdvisor - Intelligent Freshwater Aquarium Calculator." [En línea]. Disponible en: </w:t>
              </w:r>
              <w:r w:rsidRPr="001259E8">
                <w:rPr>
                  <w:rFonts w:asciiTheme="minorHAnsi" w:hAnsiTheme="minorHAnsi" w:cstheme="minorHAnsi"/>
                  <w:b/>
                  <w:bCs/>
                  <w:sz w:val="22"/>
                  <w:szCs w:val="22"/>
                  <w:rPrChange w:id="292" w:author="GIUSEPH ALEXIS CHAN TORRES" w:date="2026-03-21T23:36:00Z">
                    <w:rPr>
                      <w:b/>
                      <w:bCs/>
                    </w:rPr>
                  </w:rPrChange>
                </w:rPr>
                <w:fldChar w:fldCharType="begin"/>
              </w:r>
              <w:r w:rsidRPr="001259E8">
                <w:rPr>
                  <w:rFonts w:asciiTheme="minorHAnsi" w:hAnsiTheme="minorHAnsi" w:cstheme="minorHAnsi"/>
                  <w:b/>
                  <w:bCs/>
                  <w:sz w:val="22"/>
                  <w:szCs w:val="22"/>
                  <w:rPrChange w:id="293" w:author="GIUSEPH ALEXIS CHAN TORRES" w:date="2026-03-21T23:36:00Z">
                    <w:rPr>
                      <w:b/>
                      <w:bCs/>
                    </w:rPr>
                  </w:rPrChange>
                </w:rPr>
                <w:instrText xml:space="preserve"> HYPERLINK "https://aqadvisor.com/" \t "_blank" </w:instrText>
              </w:r>
              <w:r w:rsidRPr="001259E8">
                <w:rPr>
                  <w:rFonts w:asciiTheme="minorHAnsi" w:hAnsiTheme="minorHAnsi" w:cstheme="minorHAnsi"/>
                  <w:b/>
                  <w:bCs/>
                  <w:sz w:val="22"/>
                  <w:szCs w:val="22"/>
                  <w:rPrChange w:id="294" w:author="GIUSEPH ALEXIS CHAN TORRES" w:date="2026-03-21T23:36:00Z">
                    <w:rPr>
                      <w:b/>
                      <w:bCs/>
                    </w:rPr>
                  </w:rPrChange>
                </w:rPr>
                <w:fldChar w:fldCharType="separate"/>
              </w:r>
              <w:r w:rsidRPr="001259E8">
                <w:rPr>
                  <w:rStyle w:val="Hipervnculo"/>
                  <w:rFonts w:asciiTheme="minorHAnsi" w:hAnsiTheme="minorHAnsi" w:cstheme="minorHAnsi"/>
                  <w:b/>
                  <w:bCs/>
                  <w:sz w:val="22"/>
                  <w:szCs w:val="22"/>
                  <w:rPrChange w:id="295" w:author="GIUSEPH ALEXIS CHAN TORRES" w:date="2026-03-21T23:36:00Z">
                    <w:rPr>
                      <w:rStyle w:val="Hipervnculo"/>
                      <w:b/>
                      <w:bCs/>
                    </w:rPr>
                  </w:rPrChange>
                </w:rPr>
                <w:t>https://aqadvisor.com/</w:t>
              </w:r>
              <w:r w:rsidRPr="001259E8">
                <w:rPr>
                  <w:rFonts w:asciiTheme="minorHAnsi" w:hAnsiTheme="minorHAnsi" w:cstheme="minorHAnsi"/>
                  <w:b/>
                  <w:bCs/>
                  <w:sz w:val="22"/>
                  <w:szCs w:val="22"/>
                  <w:rPrChange w:id="296" w:author="GIUSEPH ALEXIS CHAN TORRES" w:date="2026-03-21T23:36:00Z">
                    <w:rPr>
                      <w:b/>
                      <w:bCs/>
                    </w:rPr>
                  </w:rPrChange>
                </w:rPr>
                <w:fldChar w:fldCharType="end"/>
              </w:r>
            </w:ins>
          </w:p>
          <w:p w14:paraId="3E402238" w14:textId="77777777" w:rsidR="001259E8" w:rsidRPr="001259E8" w:rsidRDefault="001259E8" w:rsidP="001259E8">
            <w:pPr>
              <w:pStyle w:val="NormalWeb"/>
              <w:numPr>
                <w:ilvl w:val="0"/>
                <w:numId w:val="31"/>
              </w:numPr>
              <w:jc w:val="both"/>
              <w:rPr>
                <w:ins w:id="297" w:author="GIUSEPH ALEXIS CHAN TORRES" w:date="2026-03-21T23:36:00Z"/>
                <w:rFonts w:asciiTheme="minorHAnsi" w:hAnsiTheme="minorHAnsi" w:cstheme="minorHAnsi"/>
                <w:sz w:val="22"/>
                <w:szCs w:val="22"/>
                <w:rPrChange w:id="298" w:author="GIUSEPH ALEXIS CHAN TORRES" w:date="2026-03-21T23:36:00Z">
                  <w:rPr>
                    <w:ins w:id="299" w:author="GIUSEPH ALEXIS CHAN TORRES" w:date="2026-03-21T23:36:00Z"/>
                  </w:rPr>
                </w:rPrChange>
              </w:rPr>
              <w:pPrChange w:id="300" w:author="GIUSEPH ALEXIS CHAN TORRES" w:date="2026-03-21T23:37:00Z">
                <w:pPr>
                  <w:pStyle w:val="NormalWeb"/>
                  <w:numPr>
                    <w:numId w:val="31"/>
                  </w:numPr>
                  <w:tabs>
                    <w:tab w:val="num" w:pos="720"/>
                  </w:tabs>
                  <w:ind w:left="720" w:hanging="360"/>
                </w:pPr>
              </w:pPrChange>
            </w:pPr>
            <w:ins w:id="301" w:author="GIUSEPH ALEXIS CHAN TORRES" w:date="2026-03-21T23:36:00Z">
              <w:r w:rsidRPr="001259E8">
                <w:rPr>
                  <w:rStyle w:val="citation-197"/>
                  <w:rFonts w:asciiTheme="minorHAnsi" w:hAnsiTheme="minorHAnsi" w:cstheme="minorHAnsi"/>
                  <w:b/>
                  <w:bCs/>
                  <w:sz w:val="22"/>
                  <w:szCs w:val="22"/>
                  <w:rPrChange w:id="302" w:author="GIUSEPH ALEXIS CHAN TORRES" w:date="2026-03-21T23:36:00Z">
                    <w:rPr>
                      <w:rStyle w:val="citation-197"/>
                      <w:b/>
                      <w:bCs/>
                    </w:rPr>
                  </w:rPrChange>
                </w:rPr>
                <w:t>Descripción:</w:t>
              </w:r>
              <w:r w:rsidRPr="001259E8">
                <w:rPr>
                  <w:rStyle w:val="citation-197"/>
                  <w:rFonts w:asciiTheme="minorHAnsi" w:hAnsiTheme="minorHAnsi" w:cstheme="minorHAnsi"/>
                  <w:sz w:val="22"/>
                  <w:szCs w:val="22"/>
                  <w:rPrChange w:id="303" w:author="GIUSEPH ALEXIS CHAN TORRES" w:date="2026-03-21T23:36:00Z">
                    <w:rPr>
                      <w:rStyle w:val="citation-197"/>
                    </w:rPr>
                  </w:rPrChange>
                </w:rPr>
                <w:t xml:space="preserve"> AqAdvisor es una de las soluciones más populares en la acuariofilia para el cálculo de la carga biológica y la sugerencia de rutinas de mantenimiento (como el porcentaje de cambios de agua)</w:t>
              </w:r>
              <w:r w:rsidRPr="001259E8">
                <w:rPr>
                  <w:rFonts w:asciiTheme="minorHAnsi" w:hAnsiTheme="minorHAnsi" w:cstheme="minorHAnsi"/>
                  <w:sz w:val="22"/>
                  <w:szCs w:val="22"/>
                  <w:rPrChange w:id="304" w:author="GIUSEPH ALEXIS CHAN TORRES" w:date="2026-03-21T23:36:00Z">
                    <w:rPr/>
                  </w:rPrChange>
                </w:rPr>
                <w:t xml:space="preserve">. </w:t>
              </w:r>
              <w:r w:rsidRPr="001259E8">
                <w:rPr>
                  <w:rStyle w:val="citation-196"/>
                  <w:rFonts w:asciiTheme="minorHAnsi" w:hAnsiTheme="minorHAnsi" w:cstheme="minorHAnsi"/>
                  <w:sz w:val="22"/>
                  <w:szCs w:val="22"/>
                  <w:rPrChange w:id="305" w:author="GIUSEPH ALEXIS CHAN TORRES" w:date="2026-03-21T23:36:00Z">
                    <w:rPr>
                      <w:rStyle w:val="citation-196"/>
                    </w:rPr>
                  </w:rPrChange>
                </w:rPr>
                <w:t>Sin embargo, la plataforma utiliza formularios estáticos y desactualizados que asumen que el usuario ya conoce los principios básicos de la química del agua</w:t>
              </w:r>
              <w:r w:rsidRPr="001259E8">
                <w:rPr>
                  <w:rFonts w:asciiTheme="minorHAnsi" w:hAnsiTheme="minorHAnsi" w:cstheme="minorHAnsi"/>
                  <w:sz w:val="22"/>
                  <w:szCs w:val="22"/>
                  <w:rPrChange w:id="306" w:author="GIUSEPH ALEXIS CHAN TORRES" w:date="2026-03-21T23:36:00Z">
                    <w:rPr/>
                  </w:rPrChange>
                </w:rPr>
                <w:t xml:space="preserve">. </w:t>
              </w:r>
              <w:r w:rsidRPr="001259E8">
                <w:rPr>
                  <w:rStyle w:val="citation-195"/>
                  <w:rFonts w:asciiTheme="minorHAnsi" w:hAnsiTheme="minorHAnsi" w:cstheme="minorHAnsi"/>
                  <w:sz w:val="22"/>
                  <w:szCs w:val="22"/>
                  <w:rPrChange w:id="307" w:author="GIUSEPH ALEXIS CHAN TORRES" w:date="2026-03-21T23:36:00Z">
                    <w:rPr>
                      <w:rStyle w:val="citation-195"/>
                    </w:rPr>
                  </w:rPrChange>
                </w:rPr>
                <w:t>Su modelo es netamente reactivo: permite al usuario configurar un ecosistema erróneo y arroja una alerta de sobrepoblación o incompatibilidad solo hasta el final del proceso</w:t>
              </w:r>
              <w:r w:rsidRPr="001259E8">
                <w:rPr>
                  <w:rFonts w:asciiTheme="minorHAnsi" w:hAnsiTheme="minorHAnsi" w:cstheme="minorHAnsi"/>
                  <w:sz w:val="22"/>
                  <w:szCs w:val="22"/>
                  <w:rPrChange w:id="308" w:author="GIUSEPH ALEXIS CHAN TORRES" w:date="2026-03-21T23:36:00Z">
                    <w:rPr/>
                  </w:rPrChange>
                </w:rPr>
                <w:t xml:space="preserve">. </w:t>
              </w:r>
              <w:r w:rsidRPr="001259E8">
                <w:rPr>
                  <w:rStyle w:val="citation-194"/>
                  <w:rFonts w:asciiTheme="minorHAnsi" w:hAnsiTheme="minorHAnsi" w:cstheme="minorHAnsi"/>
                  <w:sz w:val="22"/>
                  <w:szCs w:val="22"/>
                  <w:rPrChange w:id="309" w:author="GIUSEPH ALEXIS CHAN TORRES" w:date="2026-03-21T23:36:00Z">
                    <w:rPr>
                      <w:rStyle w:val="citation-194"/>
                    </w:rPr>
                  </w:rPrChange>
                </w:rPr>
                <w:t xml:space="preserve">Esta limitación justifica el enfoque proactivo de NETZA-TANK, el cual bloquea los errores en tiempo </w:t>
              </w:r>
              <w:r w:rsidRPr="001259E8">
                <w:rPr>
                  <w:rStyle w:val="citation-194"/>
                  <w:rFonts w:asciiTheme="minorHAnsi" w:hAnsiTheme="minorHAnsi" w:cstheme="minorHAnsi"/>
                  <w:sz w:val="22"/>
                  <w:szCs w:val="22"/>
                  <w:rPrChange w:id="310" w:author="GIUSEPH ALEXIS CHAN TORRES" w:date="2026-03-21T23:36:00Z">
                    <w:rPr>
                      <w:rStyle w:val="citation-194"/>
                    </w:rPr>
                  </w:rPrChange>
                </w:rPr>
                <w:lastRenderedPageBreak/>
                <w:t>real y sugiere alternativas viables mediante una interfaz más amigable</w:t>
              </w:r>
              <w:r w:rsidRPr="001259E8">
                <w:rPr>
                  <w:rFonts w:asciiTheme="minorHAnsi" w:hAnsiTheme="minorHAnsi" w:cstheme="minorHAnsi"/>
                  <w:sz w:val="22"/>
                  <w:szCs w:val="22"/>
                  <w:rPrChange w:id="311" w:author="GIUSEPH ALEXIS CHAN TORRES" w:date="2026-03-21T23:36:00Z">
                    <w:rPr/>
                  </w:rPrChange>
                </w:rPr>
                <w:t>.</w:t>
              </w:r>
            </w:ins>
          </w:p>
          <w:p w14:paraId="3D6D8381" w14:textId="77777777" w:rsidR="001259E8" w:rsidRPr="001259E8" w:rsidRDefault="001259E8" w:rsidP="001259E8">
            <w:pPr>
              <w:pStyle w:val="NormalWeb"/>
              <w:jc w:val="both"/>
              <w:rPr>
                <w:ins w:id="312" w:author="GIUSEPH ALEXIS CHAN TORRES" w:date="2026-03-21T23:36:00Z"/>
                <w:rFonts w:asciiTheme="minorHAnsi" w:hAnsiTheme="minorHAnsi" w:cstheme="minorHAnsi"/>
                <w:sz w:val="22"/>
                <w:szCs w:val="22"/>
                <w:rPrChange w:id="313" w:author="GIUSEPH ALEXIS CHAN TORRES" w:date="2026-03-21T23:36:00Z">
                  <w:rPr>
                    <w:ins w:id="314" w:author="GIUSEPH ALEXIS CHAN TORRES" w:date="2026-03-21T23:36:00Z"/>
                  </w:rPr>
                </w:rPrChange>
              </w:rPr>
              <w:pPrChange w:id="315" w:author="GIUSEPH ALEXIS CHAN TORRES" w:date="2026-03-21T23:37:00Z">
                <w:pPr>
                  <w:pStyle w:val="NormalWeb"/>
                </w:pPr>
              </w:pPrChange>
            </w:pPr>
            <w:ins w:id="316" w:author="GIUSEPH ALEXIS CHAN TORRES" w:date="2026-03-21T23:36:00Z">
              <w:r w:rsidRPr="001259E8">
                <w:rPr>
                  <w:rFonts w:asciiTheme="minorHAnsi" w:hAnsiTheme="minorHAnsi" w:cstheme="minorHAnsi"/>
                  <w:b/>
                  <w:bCs/>
                  <w:sz w:val="22"/>
                  <w:szCs w:val="22"/>
                  <w:rPrChange w:id="317" w:author="GIUSEPH ALEXIS CHAN TORRES" w:date="2026-03-21T23:36:00Z">
                    <w:rPr>
                      <w:b/>
                      <w:bCs/>
                    </w:rPr>
                  </w:rPrChange>
                </w:rPr>
                <w:t xml:space="preserve">2. [2] FishHuddle, "FishHuddle - Aquarium Community and Compatibility." [En línea]. Disponible en: </w:t>
              </w:r>
              <w:r w:rsidRPr="001259E8">
                <w:rPr>
                  <w:rFonts w:asciiTheme="minorHAnsi" w:hAnsiTheme="minorHAnsi" w:cstheme="minorHAnsi"/>
                  <w:b/>
                  <w:bCs/>
                  <w:sz w:val="22"/>
                  <w:szCs w:val="22"/>
                  <w:rPrChange w:id="318" w:author="GIUSEPH ALEXIS CHAN TORRES" w:date="2026-03-21T23:36:00Z">
                    <w:rPr>
                      <w:b/>
                      <w:bCs/>
                    </w:rPr>
                  </w:rPrChange>
                </w:rPr>
                <w:fldChar w:fldCharType="begin"/>
              </w:r>
              <w:r w:rsidRPr="001259E8">
                <w:rPr>
                  <w:rFonts w:asciiTheme="minorHAnsi" w:hAnsiTheme="minorHAnsi" w:cstheme="minorHAnsi"/>
                  <w:b/>
                  <w:bCs/>
                  <w:sz w:val="22"/>
                  <w:szCs w:val="22"/>
                  <w:rPrChange w:id="319" w:author="GIUSEPH ALEXIS CHAN TORRES" w:date="2026-03-21T23:36:00Z">
                    <w:rPr>
                      <w:b/>
                      <w:bCs/>
                    </w:rPr>
                  </w:rPrChange>
                </w:rPr>
                <w:instrText xml:space="preserve"> HYPERLINK "https://fishhuddle.com/" \t "_blank" </w:instrText>
              </w:r>
              <w:r w:rsidRPr="001259E8">
                <w:rPr>
                  <w:rFonts w:asciiTheme="minorHAnsi" w:hAnsiTheme="minorHAnsi" w:cstheme="minorHAnsi"/>
                  <w:b/>
                  <w:bCs/>
                  <w:sz w:val="22"/>
                  <w:szCs w:val="22"/>
                  <w:rPrChange w:id="320" w:author="GIUSEPH ALEXIS CHAN TORRES" w:date="2026-03-21T23:36:00Z">
                    <w:rPr>
                      <w:b/>
                      <w:bCs/>
                    </w:rPr>
                  </w:rPrChange>
                </w:rPr>
                <w:fldChar w:fldCharType="separate"/>
              </w:r>
              <w:r w:rsidRPr="001259E8">
                <w:rPr>
                  <w:rStyle w:val="Hipervnculo"/>
                  <w:rFonts w:asciiTheme="minorHAnsi" w:hAnsiTheme="minorHAnsi" w:cstheme="minorHAnsi"/>
                  <w:b/>
                  <w:bCs/>
                  <w:sz w:val="22"/>
                  <w:szCs w:val="22"/>
                  <w:rPrChange w:id="321" w:author="GIUSEPH ALEXIS CHAN TORRES" w:date="2026-03-21T23:36:00Z">
                    <w:rPr>
                      <w:rStyle w:val="Hipervnculo"/>
                      <w:b/>
                      <w:bCs/>
                    </w:rPr>
                  </w:rPrChange>
                </w:rPr>
                <w:t>https://fishhuddle.com/</w:t>
              </w:r>
              <w:r w:rsidRPr="001259E8">
                <w:rPr>
                  <w:rFonts w:asciiTheme="minorHAnsi" w:hAnsiTheme="minorHAnsi" w:cstheme="minorHAnsi"/>
                  <w:b/>
                  <w:bCs/>
                  <w:sz w:val="22"/>
                  <w:szCs w:val="22"/>
                  <w:rPrChange w:id="322" w:author="GIUSEPH ALEXIS CHAN TORRES" w:date="2026-03-21T23:36:00Z">
                    <w:rPr>
                      <w:b/>
                      <w:bCs/>
                    </w:rPr>
                  </w:rPrChange>
                </w:rPr>
                <w:fldChar w:fldCharType="end"/>
              </w:r>
            </w:ins>
          </w:p>
          <w:p w14:paraId="2D5AB871" w14:textId="77777777" w:rsidR="001259E8" w:rsidRPr="001259E8" w:rsidRDefault="001259E8" w:rsidP="001259E8">
            <w:pPr>
              <w:pStyle w:val="NormalWeb"/>
              <w:numPr>
                <w:ilvl w:val="0"/>
                <w:numId w:val="32"/>
              </w:numPr>
              <w:jc w:val="both"/>
              <w:rPr>
                <w:ins w:id="323" w:author="GIUSEPH ALEXIS CHAN TORRES" w:date="2026-03-21T23:36:00Z"/>
                <w:rFonts w:asciiTheme="minorHAnsi" w:hAnsiTheme="minorHAnsi" w:cstheme="minorHAnsi"/>
                <w:sz w:val="22"/>
                <w:szCs w:val="22"/>
                <w:rPrChange w:id="324" w:author="GIUSEPH ALEXIS CHAN TORRES" w:date="2026-03-21T23:36:00Z">
                  <w:rPr>
                    <w:ins w:id="325" w:author="GIUSEPH ALEXIS CHAN TORRES" w:date="2026-03-21T23:36:00Z"/>
                  </w:rPr>
                </w:rPrChange>
              </w:rPr>
              <w:pPrChange w:id="326" w:author="GIUSEPH ALEXIS CHAN TORRES" w:date="2026-03-21T23:37:00Z">
                <w:pPr>
                  <w:pStyle w:val="NormalWeb"/>
                  <w:numPr>
                    <w:numId w:val="32"/>
                  </w:numPr>
                  <w:tabs>
                    <w:tab w:val="num" w:pos="720"/>
                  </w:tabs>
                  <w:ind w:left="720" w:hanging="360"/>
                </w:pPr>
              </w:pPrChange>
            </w:pPr>
            <w:ins w:id="327" w:author="GIUSEPH ALEXIS CHAN TORRES" w:date="2026-03-21T23:36:00Z">
              <w:r w:rsidRPr="001259E8">
                <w:rPr>
                  <w:rStyle w:val="citation-193"/>
                  <w:rFonts w:asciiTheme="minorHAnsi" w:hAnsiTheme="minorHAnsi" w:cstheme="minorHAnsi"/>
                  <w:b/>
                  <w:bCs/>
                  <w:sz w:val="22"/>
                  <w:szCs w:val="22"/>
                  <w:rPrChange w:id="328" w:author="GIUSEPH ALEXIS CHAN TORRES" w:date="2026-03-21T23:36:00Z">
                    <w:rPr>
                      <w:rStyle w:val="citation-193"/>
                      <w:b/>
                      <w:bCs/>
                    </w:rPr>
                  </w:rPrChange>
                </w:rPr>
                <w:t>Descripción:</w:t>
              </w:r>
              <w:r w:rsidRPr="001259E8">
                <w:rPr>
                  <w:rStyle w:val="citation-193"/>
                  <w:rFonts w:asciiTheme="minorHAnsi" w:hAnsiTheme="minorHAnsi" w:cstheme="minorHAnsi"/>
                  <w:sz w:val="22"/>
                  <w:szCs w:val="22"/>
                  <w:rPrChange w:id="329" w:author="GIUSEPH ALEXIS CHAN TORRES" w:date="2026-03-21T23:36:00Z">
                    <w:rPr>
                      <w:rStyle w:val="citation-193"/>
                    </w:rPr>
                  </w:rPrChange>
                </w:rPr>
                <w:t xml:space="preserve"> FishHuddle ofrece herramientas para analizar la compatibilidad de requerimientos de agua (pH, temperatura) y temperamento entre especies</w:t>
              </w:r>
              <w:r w:rsidRPr="001259E8">
                <w:rPr>
                  <w:rFonts w:asciiTheme="minorHAnsi" w:hAnsiTheme="minorHAnsi" w:cstheme="minorHAnsi"/>
                  <w:sz w:val="22"/>
                  <w:szCs w:val="22"/>
                  <w:rPrChange w:id="330" w:author="GIUSEPH ALEXIS CHAN TORRES" w:date="2026-03-21T23:36:00Z">
                    <w:rPr/>
                  </w:rPrChange>
                </w:rPr>
                <w:t xml:space="preserve">. </w:t>
              </w:r>
              <w:r w:rsidRPr="001259E8">
                <w:rPr>
                  <w:rStyle w:val="citation-192"/>
                  <w:rFonts w:asciiTheme="minorHAnsi" w:hAnsiTheme="minorHAnsi" w:cstheme="minorHAnsi"/>
                  <w:sz w:val="22"/>
                  <w:szCs w:val="22"/>
                  <w:rPrChange w:id="331" w:author="GIUSEPH ALEXIS CHAN TORRES" w:date="2026-03-21T23:36:00Z">
                    <w:rPr>
                      <w:rStyle w:val="citation-192"/>
                    </w:rPr>
                  </w:rPrChange>
                </w:rPr>
                <w:t>Aunque es útil, carece de un enfoque de ecosistema completo, ya que solo se centra en los peces y los parámetros del agua</w:t>
              </w:r>
              <w:r w:rsidRPr="001259E8">
                <w:rPr>
                  <w:rFonts w:asciiTheme="minorHAnsi" w:hAnsiTheme="minorHAnsi" w:cstheme="minorHAnsi"/>
                  <w:sz w:val="22"/>
                  <w:szCs w:val="22"/>
                  <w:rPrChange w:id="332" w:author="GIUSEPH ALEXIS CHAN TORRES" w:date="2026-03-21T23:36:00Z">
                    <w:rPr/>
                  </w:rPrChange>
                </w:rPr>
                <w:t xml:space="preserve">. </w:t>
              </w:r>
              <w:r w:rsidRPr="001259E8">
                <w:rPr>
                  <w:rStyle w:val="citation-191"/>
                  <w:rFonts w:asciiTheme="minorHAnsi" w:hAnsiTheme="minorHAnsi" w:cstheme="minorHAnsi"/>
                  <w:sz w:val="22"/>
                  <w:szCs w:val="22"/>
                  <w:rPrChange w:id="333" w:author="GIUSEPH ALEXIS CHAN TORRES" w:date="2026-03-21T23:36:00Z">
                    <w:rPr>
                      <w:rStyle w:val="citation-191"/>
                    </w:rPr>
                  </w:rPrChange>
                </w:rPr>
                <w:t>A diferencia de FishHuddle, NETZA-TANK valida todo el entorno, incluyendo la compatibilidad del sustrato y la decoración, e integra guías educativas sobre el ciclado del acuario</w:t>
              </w:r>
              <w:r w:rsidRPr="001259E8">
                <w:rPr>
                  <w:rFonts w:asciiTheme="minorHAnsi" w:hAnsiTheme="minorHAnsi" w:cstheme="minorHAnsi"/>
                  <w:sz w:val="22"/>
                  <w:szCs w:val="22"/>
                  <w:rPrChange w:id="334" w:author="GIUSEPH ALEXIS CHAN TORRES" w:date="2026-03-21T23:36:00Z">
                    <w:rPr/>
                  </w:rPrChange>
                </w:rPr>
                <w:t>.</w:t>
              </w:r>
            </w:ins>
          </w:p>
          <w:p w14:paraId="0C6292F5" w14:textId="77777777" w:rsidR="001259E8" w:rsidRPr="001259E8" w:rsidRDefault="001259E8" w:rsidP="001259E8">
            <w:pPr>
              <w:pStyle w:val="NormalWeb"/>
              <w:jc w:val="both"/>
              <w:rPr>
                <w:ins w:id="335" w:author="GIUSEPH ALEXIS CHAN TORRES" w:date="2026-03-21T23:36:00Z"/>
                <w:rFonts w:asciiTheme="minorHAnsi" w:hAnsiTheme="minorHAnsi" w:cstheme="minorHAnsi"/>
                <w:sz w:val="22"/>
                <w:szCs w:val="22"/>
                <w:rPrChange w:id="336" w:author="GIUSEPH ALEXIS CHAN TORRES" w:date="2026-03-21T23:36:00Z">
                  <w:rPr>
                    <w:ins w:id="337" w:author="GIUSEPH ALEXIS CHAN TORRES" w:date="2026-03-21T23:36:00Z"/>
                  </w:rPr>
                </w:rPrChange>
              </w:rPr>
              <w:pPrChange w:id="338" w:author="GIUSEPH ALEXIS CHAN TORRES" w:date="2026-03-21T23:37:00Z">
                <w:pPr>
                  <w:pStyle w:val="NormalWeb"/>
                </w:pPr>
              </w:pPrChange>
            </w:pPr>
            <w:ins w:id="339" w:author="GIUSEPH ALEXIS CHAN TORRES" w:date="2026-03-21T23:36:00Z">
              <w:r w:rsidRPr="001259E8">
                <w:rPr>
                  <w:rFonts w:asciiTheme="minorHAnsi" w:hAnsiTheme="minorHAnsi" w:cstheme="minorHAnsi"/>
                  <w:b/>
                  <w:bCs/>
                  <w:sz w:val="22"/>
                  <w:szCs w:val="22"/>
                  <w:rPrChange w:id="340" w:author="GIUSEPH ALEXIS CHAN TORRES" w:date="2026-03-21T23:36:00Z">
                    <w:rPr>
                      <w:b/>
                      <w:bCs/>
                    </w:rPr>
                  </w:rPrChange>
                </w:rPr>
                <w:t xml:space="preserve">3. [3] D. S. Rucinque, A. P. O. Souza, y C. F. M. Molento, "Perception of Fish Sentience, Welfare and Humane Slaughter by Highly Educated Citizens of Bogotá, Colombia and Curitiba, Brazil," </w:t>
              </w:r>
              <w:r w:rsidRPr="001259E8">
                <w:rPr>
                  <w:rFonts w:asciiTheme="minorHAnsi" w:hAnsiTheme="minorHAnsi" w:cstheme="minorHAnsi"/>
                  <w:b/>
                  <w:bCs/>
                  <w:i/>
                  <w:iCs/>
                  <w:sz w:val="22"/>
                  <w:szCs w:val="22"/>
                  <w:rPrChange w:id="341" w:author="GIUSEPH ALEXIS CHAN TORRES" w:date="2026-03-21T23:36:00Z">
                    <w:rPr>
                      <w:b/>
                      <w:bCs/>
                      <w:i/>
                      <w:iCs/>
                    </w:rPr>
                  </w:rPrChange>
                </w:rPr>
                <w:t>PLoS ONE</w:t>
              </w:r>
              <w:r w:rsidRPr="001259E8">
                <w:rPr>
                  <w:rFonts w:asciiTheme="minorHAnsi" w:hAnsiTheme="minorHAnsi" w:cstheme="minorHAnsi"/>
                  <w:b/>
                  <w:bCs/>
                  <w:sz w:val="22"/>
                  <w:szCs w:val="22"/>
                  <w:rPrChange w:id="342" w:author="GIUSEPH ALEXIS CHAN TORRES" w:date="2026-03-21T23:36:00Z">
                    <w:rPr>
                      <w:b/>
                      <w:bCs/>
                    </w:rPr>
                  </w:rPrChange>
                </w:rPr>
                <w:t>, vol. 12, no. 1, p. e0168197, 2017.</w:t>
              </w:r>
            </w:ins>
          </w:p>
          <w:p w14:paraId="3CAC748E" w14:textId="77777777" w:rsidR="001259E8" w:rsidRPr="001259E8" w:rsidRDefault="001259E8" w:rsidP="001259E8">
            <w:pPr>
              <w:pStyle w:val="NormalWeb"/>
              <w:numPr>
                <w:ilvl w:val="0"/>
                <w:numId w:val="33"/>
              </w:numPr>
              <w:jc w:val="both"/>
              <w:rPr>
                <w:ins w:id="343" w:author="GIUSEPH ALEXIS CHAN TORRES" w:date="2026-03-21T23:36:00Z"/>
                <w:rFonts w:asciiTheme="minorHAnsi" w:hAnsiTheme="minorHAnsi" w:cstheme="minorHAnsi"/>
                <w:sz w:val="22"/>
                <w:szCs w:val="22"/>
                <w:rPrChange w:id="344" w:author="GIUSEPH ALEXIS CHAN TORRES" w:date="2026-03-21T23:36:00Z">
                  <w:rPr>
                    <w:ins w:id="345" w:author="GIUSEPH ALEXIS CHAN TORRES" w:date="2026-03-21T23:36:00Z"/>
                  </w:rPr>
                </w:rPrChange>
              </w:rPr>
              <w:pPrChange w:id="346" w:author="GIUSEPH ALEXIS CHAN TORRES" w:date="2026-03-21T23:37:00Z">
                <w:pPr>
                  <w:pStyle w:val="NormalWeb"/>
                  <w:numPr>
                    <w:numId w:val="33"/>
                  </w:numPr>
                  <w:tabs>
                    <w:tab w:val="num" w:pos="720"/>
                  </w:tabs>
                  <w:ind w:left="720" w:hanging="360"/>
                </w:pPr>
              </w:pPrChange>
            </w:pPr>
            <w:ins w:id="347" w:author="GIUSEPH ALEXIS CHAN TORRES" w:date="2026-03-21T23:36:00Z">
              <w:r w:rsidRPr="001259E8">
                <w:rPr>
                  <w:rStyle w:val="citation-190"/>
                  <w:rFonts w:asciiTheme="minorHAnsi" w:hAnsiTheme="minorHAnsi" w:cstheme="minorHAnsi"/>
                  <w:b/>
                  <w:bCs/>
                  <w:sz w:val="22"/>
                  <w:szCs w:val="22"/>
                  <w:rPrChange w:id="348" w:author="GIUSEPH ALEXIS CHAN TORRES" w:date="2026-03-21T23:36:00Z">
                    <w:rPr>
                      <w:rStyle w:val="citation-190"/>
                      <w:b/>
                      <w:bCs/>
                    </w:rPr>
                  </w:rPrChange>
                </w:rPr>
                <w:t>Descripción:</w:t>
              </w:r>
              <w:r w:rsidRPr="001259E8">
                <w:rPr>
                  <w:rStyle w:val="citation-190"/>
                  <w:rFonts w:asciiTheme="minorHAnsi" w:hAnsiTheme="minorHAnsi" w:cstheme="minorHAnsi"/>
                  <w:sz w:val="22"/>
                  <w:szCs w:val="22"/>
                  <w:rPrChange w:id="349" w:author="GIUSEPH ALEXIS CHAN TORRES" w:date="2026-03-21T23:36:00Z">
                    <w:rPr>
                      <w:rStyle w:val="citation-190"/>
                    </w:rPr>
                  </w:rPrChange>
                </w:rPr>
                <w:t xml:space="preserve"> Para fundamentar el problema de la empatía hacia las especies acuáticas, Rucinque, Souza y Molento </w:t>
              </w:r>
              <w:r w:rsidRPr="001259E8">
                <w:rPr>
                  <w:rStyle w:val="citation-189"/>
                  <w:rFonts w:asciiTheme="minorHAnsi" w:hAnsiTheme="minorHAnsi" w:cstheme="minorHAnsi"/>
                  <w:sz w:val="22"/>
                  <w:szCs w:val="22"/>
                  <w:rPrChange w:id="350" w:author="GIUSEPH ALEXIS CHAN TORRES" w:date="2026-03-21T23:36:00Z">
                    <w:rPr>
                      <w:rStyle w:val="citation-189"/>
                    </w:rPr>
                  </w:rPrChange>
                </w:rPr>
                <w:t>exploran cómo los ciudadanos perciben la sintiencia y el bienestar de los peces</w:t>
              </w:r>
              <w:r w:rsidRPr="001259E8">
                <w:rPr>
                  <w:rFonts w:asciiTheme="minorHAnsi" w:hAnsiTheme="minorHAnsi" w:cstheme="minorHAnsi"/>
                  <w:sz w:val="22"/>
                  <w:szCs w:val="22"/>
                  <w:rPrChange w:id="351" w:author="GIUSEPH ALEXIS CHAN TORRES" w:date="2026-03-21T23:36:00Z">
                    <w:rPr/>
                  </w:rPrChange>
                </w:rPr>
                <w:t xml:space="preserve">. </w:t>
              </w:r>
              <w:r w:rsidRPr="001259E8">
                <w:rPr>
                  <w:rStyle w:val="citation-188"/>
                  <w:rFonts w:asciiTheme="minorHAnsi" w:hAnsiTheme="minorHAnsi" w:cstheme="minorHAnsi"/>
                  <w:sz w:val="22"/>
                  <w:szCs w:val="22"/>
                  <w:rPrChange w:id="352" w:author="GIUSEPH ALEXIS CHAN TORRES" w:date="2026-03-21T23:36:00Z">
                    <w:rPr>
                      <w:rStyle w:val="citation-188"/>
                    </w:rPr>
                  </w:rPrChange>
                </w:rPr>
                <w:t>Los autores evidencian que al no verlos como seres plenamente conscientes, las personas normalizan su maltrato y pierden el interés por aprender sobre sus cuidados básicos</w:t>
              </w:r>
              <w:r w:rsidRPr="001259E8">
                <w:rPr>
                  <w:rFonts w:asciiTheme="minorHAnsi" w:hAnsiTheme="minorHAnsi" w:cstheme="minorHAnsi"/>
                  <w:sz w:val="22"/>
                  <w:szCs w:val="22"/>
                  <w:rPrChange w:id="353" w:author="GIUSEPH ALEXIS CHAN TORRES" w:date="2026-03-21T23:36:00Z">
                    <w:rPr/>
                  </w:rPrChange>
                </w:rPr>
                <w:t xml:space="preserve">. </w:t>
              </w:r>
              <w:r w:rsidRPr="001259E8">
                <w:rPr>
                  <w:rStyle w:val="citation-187"/>
                  <w:rFonts w:asciiTheme="minorHAnsi" w:hAnsiTheme="minorHAnsi" w:cstheme="minorHAnsi"/>
                  <w:sz w:val="22"/>
                  <w:szCs w:val="22"/>
                  <w:rPrChange w:id="354" w:author="GIUSEPH ALEXIS CHAN TORRES" w:date="2026-03-21T23:36:00Z">
                    <w:rPr>
                      <w:rStyle w:val="citation-187"/>
                    </w:rPr>
                  </w:rPrChange>
                </w:rPr>
                <w:t>La investigación de estos autores se integra directamente en los objetivos de NETZA-TANK, que busca utilizar la usabilidad y el diseño visual para romper esta barrera de empatía y educar al usuario</w:t>
              </w:r>
              <w:r w:rsidRPr="001259E8">
                <w:rPr>
                  <w:rFonts w:asciiTheme="minorHAnsi" w:hAnsiTheme="minorHAnsi" w:cstheme="minorHAnsi"/>
                  <w:sz w:val="22"/>
                  <w:szCs w:val="22"/>
                  <w:rPrChange w:id="355" w:author="GIUSEPH ALEXIS CHAN TORRES" w:date="2026-03-21T23:36:00Z">
                    <w:rPr/>
                  </w:rPrChange>
                </w:rPr>
                <w:t>.</w:t>
              </w:r>
            </w:ins>
          </w:p>
          <w:p w14:paraId="3F00443A" w14:textId="77777777" w:rsidR="001259E8" w:rsidRPr="001259E8" w:rsidRDefault="001259E8" w:rsidP="001259E8">
            <w:pPr>
              <w:pStyle w:val="NormalWeb"/>
              <w:jc w:val="both"/>
              <w:rPr>
                <w:ins w:id="356" w:author="GIUSEPH ALEXIS CHAN TORRES" w:date="2026-03-21T23:36:00Z"/>
                <w:rFonts w:asciiTheme="minorHAnsi" w:hAnsiTheme="minorHAnsi" w:cstheme="minorHAnsi"/>
                <w:sz w:val="22"/>
                <w:szCs w:val="22"/>
                <w:rPrChange w:id="357" w:author="GIUSEPH ALEXIS CHAN TORRES" w:date="2026-03-21T23:36:00Z">
                  <w:rPr>
                    <w:ins w:id="358" w:author="GIUSEPH ALEXIS CHAN TORRES" w:date="2026-03-21T23:36:00Z"/>
                  </w:rPr>
                </w:rPrChange>
              </w:rPr>
              <w:pPrChange w:id="359" w:author="GIUSEPH ALEXIS CHAN TORRES" w:date="2026-03-21T23:37:00Z">
                <w:pPr>
                  <w:pStyle w:val="NormalWeb"/>
                </w:pPr>
              </w:pPrChange>
            </w:pPr>
            <w:ins w:id="360" w:author="GIUSEPH ALEXIS CHAN TORRES" w:date="2026-03-21T23:36:00Z">
              <w:r w:rsidRPr="001259E8">
                <w:rPr>
                  <w:rFonts w:asciiTheme="minorHAnsi" w:hAnsiTheme="minorHAnsi" w:cstheme="minorHAnsi"/>
                  <w:b/>
                  <w:bCs/>
                  <w:sz w:val="22"/>
                  <w:szCs w:val="22"/>
                  <w:rPrChange w:id="361" w:author="GIUSEPH ALEXIS CHAN TORRES" w:date="2026-03-21T23:36:00Z">
                    <w:rPr>
                      <w:b/>
                      <w:bCs/>
                    </w:rPr>
                  </w:rPrChange>
                </w:rPr>
                <w:t xml:space="preserve">4. [4] C. M. Maia, A. C. d. S. Gauy, y E. Gonçalves-de-Freitas, "Fish Welfare in the Ornamental Trade: Stress Factors, Legislation, and Emerging Initiatives," </w:t>
              </w:r>
              <w:r w:rsidRPr="001259E8">
                <w:rPr>
                  <w:rFonts w:asciiTheme="minorHAnsi" w:hAnsiTheme="minorHAnsi" w:cstheme="minorHAnsi"/>
                  <w:b/>
                  <w:bCs/>
                  <w:i/>
                  <w:iCs/>
                  <w:sz w:val="22"/>
                  <w:szCs w:val="22"/>
                  <w:rPrChange w:id="362" w:author="GIUSEPH ALEXIS CHAN TORRES" w:date="2026-03-21T23:36:00Z">
                    <w:rPr>
                      <w:b/>
                      <w:bCs/>
                      <w:i/>
                      <w:iCs/>
                    </w:rPr>
                  </w:rPrChange>
                </w:rPr>
                <w:t>Fishes</w:t>
              </w:r>
              <w:r w:rsidRPr="001259E8">
                <w:rPr>
                  <w:rFonts w:asciiTheme="minorHAnsi" w:hAnsiTheme="minorHAnsi" w:cstheme="minorHAnsi"/>
                  <w:b/>
                  <w:bCs/>
                  <w:sz w:val="22"/>
                  <w:szCs w:val="22"/>
                  <w:rPrChange w:id="363" w:author="GIUSEPH ALEXIS CHAN TORRES" w:date="2026-03-21T23:36:00Z">
                    <w:rPr>
                      <w:b/>
                      <w:bCs/>
                    </w:rPr>
                  </w:rPrChange>
                </w:rPr>
                <w:t>, vol. 10, no. 5, p. 224, 2025.</w:t>
              </w:r>
            </w:ins>
          </w:p>
          <w:p w14:paraId="08463A58" w14:textId="77777777" w:rsidR="001259E8" w:rsidRPr="001259E8" w:rsidRDefault="001259E8" w:rsidP="001259E8">
            <w:pPr>
              <w:pStyle w:val="NormalWeb"/>
              <w:numPr>
                <w:ilvl w:val="0"/>
                <w:numId w:val="34"/>
              </w:numPr>
              <w:jc w:val="both"/>
              <w:rPr>
                <w:ins w:id="364" w:author="GIUSEPH ALEXIS CHAN TORRES" w:date="2026-03-21T23:36:00Z"/>
                <w:rFonts w:asciiTheme="minorHAnsi" w:hAnsiTheme="minorHAnsi" w:cstheme="minorHAnsi"/>
                <w:sz w:val="22"/>
                <w:szCs w:val="22"/>
                <w:rPrChange w:id="365" w:author="GIUSEPH ALEXIS CHAN TORRES" w:date="2026-03-21T23:36:00Z">
                  <w:rPr>
                    <w:ins w:id="366" w:author="GIUSEPH ALEXIS CHAN TORRES" w:date="2026-03-21T23:36:00Z"/>
                  </w:rPr>
                </w:rPrChange>
              </w:rPr>
              <w:pPrChange w:id="367" w:author="GIUSEPH ALEXIS CHAN TORRES" w:date="2026-03-21T23:37:00Z">
                <w:pPr>
                  <w:pStyle w:val="NormalWeb"/>
                  <w:numPr>
                    <w:numId w:val="34"/>
                  </w:numPr>
                  <w:tabs>
                    <w:tab w:val="num" w:pos="720"/>
                  </w:tabs>
                  <w:ind w:left="720" w:hanging="360"/>
                </w:pPr>
              </w:pPrChange>
            </w:pPr>
            <w:ins w:id="368" w:author="GIUSEPH ALEXIS CHAN TORRES" w:date="2026-03-21T23:36:00Z">
              <w:r w:rsidRPr="001259E8">
                <w:rPr>
                  <w:rStyle w:val="citation-186"/>
                  <w:rFonts w:asciiTheme="minorHAnsi" w:hAnsiTheme="minorHAnsi" w:cstheme="minorHAnsi"/>
                  <w:b/>
                  <w:bCs/>
                  <w:sz w:val="22"/>
                  <w:szCs w:val="22"/>
                  <w:rPrChange w:id="369" w:author="GIUSEPH ALEXIS CHAN TORRES" w:date="2026-03-21T23:36:00Z">
                    <w:rPr>
                      <w:rStyle w:val="citation-186"/>
                      <w:b/>
                      <w:bCs/>
                    </w:rPr>
                  </w:rPrChange>
                </w:rPr>
                <w:t>Descripción:</w:t>
              </w:r>
              <w:r w:rsidRPr="001259E8">
                <w:rPr>
                  <w:rStyle w:val="citation-186"/>
                  <w:rFonts w:asciiTheme="minorHAnsi" w:hAnsiTheme="minorHAnsi" w:cstheme="minorHAnsi"/>
                  <w:sz w:val="22"/>
                  <w:szCs w:val="22"/>
                  <w:rPrChange w:id="370" w:author="GIUSEPH ALEXIS CHAN TORRES" w:date="2026-03-21T23:36:00Z">
                    <w:rPr>
                      <w:rStyle w:val="citation-186"/>
                    </w:rPr>
                  </w:rPrChange>
                </w:rPr>
                <w:t xml:space="preserve"> En el contexto del comercio de peces como mascotas, Maia, Gauy y Gonçalves-de-Freitas examinan los factores de estrés a los que son sometidas las especies ornamentales</w:t>
              </w:r>
              <w:r w:rsidRPr="001259E8">
                <w:rPr>
                  <w:rFonts w:asciiTheme="minorHAnsi" w:hAnsiTheme="minorHAnsi" w:cstheme="minorHAnsi"/>
                  <w:sz w:val="22"/>
                  <w:szCs w:val="22"/>
                  <w:rPrChange w:id="371" w:author="GIUSEPH ALEXIS CHAN TORRES" w:date="2026-03-21T23:36:00Z">
                    <w:rPr/>
                  </w:rPrChange>
                </w:rPr>
                <w:t xml:space="preserve">. </w:t>
              </w:r>
              <w:r w:rsidRPr="001259E8">
                <w:rPr>
                  <w:rStyle w:val="citation-185"/>
                  <w:rFonts w:asciiTheme="minorHAnsi" w:hAnsiTheme="minorHAnsi" w:cstheme="minorHAnsi"/>
                  <w:sz w:val="22"/>
                  <w:szCs w:val="22"/>
                  <w:rPrChange w:id="372" w:author="GIUSEPH ALEXIS CHAN TORRES" w:date="2026-03-21T23:36:00Z">
                    <w:rPr>
                      <w:rStyle w:val="citation-185"/>
                    </w:rPr>
                  </w:rPrChange>
                </w:rPr>
                <w:t>Los autores señalan la urgencia de establecer iniciativas emergentes que garanticen el bienestar en los acuarios caseros</w:t>
              </w:r>
              <w:r w:rsidRPr="001259E8">
                <w:rPr>
                  <w:rFonts w:asciiTheme="minorHAnsi" w:hAnsiTheme="minorHAnsi" w:cstheme="minorHAnsi"/>
                  <w:sz w:val="22"/>
                  <w:szCs w:val="22"/>
                  <w:rPrChange w:id="373" w:author="GIUSEPH ALEXIS CHAN TORRES" w:date="2026-03-21T23:36:00Z">
                    <w:rPr/>
                  </w:rPrChange>
                </w:rPr>
                <w:t xml:space="preserve">. </w:t>
              </w:r>
              <w:r w:rsidRPr="001259E8">
                <w:rPr>
                  <w:rStyle w:val="citation-184"/>
                  <w:rFonts w:asciiTheme="minorHAnsi" w:hAnsiTheme="minorHAnsi" w:cstheme="minorHAnsi"/>
                  <w:sz w:val="22"/>
                  <w:szCs w:val="22"/>
                  <w:rPrChange w:id="374" w:author="GIUSEPH ALEXIS CHAN TORRES" w:date="2026-03-21T23:36:00Z">
                    <w:rPr>
                      <w:rStyle w:val="citation-184"/>
                    </w:rPr>
                  </w:rPrChange>
                </w:rPr>
                <w:t xml:space="preserve">Siguiendo la postura de estos autores, NETZA-TANK incorpora un sistema de soporte que detecta y avisa sobre necesidades específicas de hábitat </w:t>
              </w:r>
              <w:r w:rsidRPr="001259E8">
                <w:rPr>
                  <w:rStyle w:val="citation-183"/>
                  <w:rFonts w:asciiTheme="minorHAnsi" w:hAnsiTheme="minorHAnsi" w:cstheme="minorHAnsi"/>
                  <w:sz w:val="22"/>
                  <w:szCs w:val="22"/>
                  <w:rPrChange w:id="375" w:author="GIUSEPH ALEXIS CHAN TORRES" w:date="2026-03-21T23:36:00Z">
                    <w:rPr>
                      <w:rStyle w:val="citation-183"/>
                    </w:rPr>
                  </w:rPrChange>
                </w:rPr>
                <w:t>, previniendo el estrés animal desde el momento de la planificación</w:t>
              </w:r>
              <w:r w:rsidRPr="001259E8">
                <w:rPr>
                  <w:rFonts w:asciiTheme="minorHAnsi" w:hAnsiTheme="minorHAnsi" w:cstheme="minorHAnsi"/>
                  <w:sz w:val="22"/>
                  <w:szCs w:val="22"/>
                  <w:rPrChange w:id="376" w:author="GIUSEPH ALEXIS CHAN TORRES" w:date="2026-03-21T23:36:00Z">
                    <w:rPr/>
                  </w:rPrChange>
                </w:rPr>
                <w:t>.</w:t>
              </w:r>
            </w:ins>
          </w:p>
          <w:p w14:paraId="0938EA35" w14:textId="77777777" w:rsidR="001259E8" w:rsidRPr="001259E8" w:rsidRDefault="001259E8" w:rsidP="001259E8">
            <w:pPr>
              <w:pStyle w:val="NormalWeb"/>
              <w:jc w:val="both"/>
              <w:rPr>
                <w:ins w:id="377" w:author="GIUSEPH ALEXIS CHAN TORRES" w:date="2026-03-21T23:36:00Z"/>
                <w:rFonts w:asciiTheme="minorHAnsi" w:hAnsiTheme="minorHAnsi" w:cstheme="minorHAnsi"/>
                <w:sz w:val="22"/>
                <w:szCs w:val="22"/>
                <w:rPrChange w:id="378" w:author="GIUSEPH ALEXIS CHAN TORRES" w:date="2026-03-21T23:36:00Z">
                  <w:rPr>
                    <w:ins w:id="379" w:author="GIUSEPH ALEXIS CHAN TORRES" w:date="2026-03-21T23:36:00Z"/>
                  </w:rPr>
                </w:rPrChange>
              </w:rPr>
              <w:pPrChange w:id="380" w:author="GIUSEPH ALEXIS CHAN TORRES" w:date="2026-03-21T23:37:00Z">
                <w:pPr>
                  <w:pStyle w:val="NormalWeb"/>
                </w:pPr>
              </w:pPrChange>
            </w:pPr>
            <w:ins w:id="381" w:author="GIUSEPH ALEXIS CHAN TORRES" w:date="2026-03-21T23:36:00Z">
              <w:r w:rsidRPr="001259E8">
                <w:rPr>
                  <w:rFonts w:asciiTheme="minorHAnsi" w:hAnsiTheme="minorHAnsi" w:cstheme="minorHAnsi"/>
                  <w:b/>
                  <w:bCs/>
                  <w:sz w:val="22"/>
                  <w:szCs w:val="22"/>
                  <w:rPrChange w:id="382" w:author="GIUSEPH ALEXIS CHAN TORRES" w:date="2026-03-21T23:36:00Z">
                    <w:rPr>
                      <w:b/>
                      <w:bCs/>
                    </w:rPr>
                  </w:rPrChange>
                </w:rPr>
                <w:t xml:space="preserve">5. [5] R. G. Oldfield y E. K. Murphy, "Life in a fishbowl: Space and environmental enrichment affect behaviour of Betta splendens," </w:t>
              </w:r>
              <w:r w:rsidRPr="001259E8">
                <w:rPr>
                  <w:rFonts w:asciiTheme="minorHAnsi" w:hAnsiTheme="minorHAnsi" w:cstheme="minorHAnsi"/>
                  <w:b/>
                  <w:bCs/>
                  <w:i/>
                  <w:iCs/>
                  <w:sz w:val="22"/>
                  <w:szCs w:val="22"/>
                  <w:rPrChange w:id="383" w:author="GIUSEPH ALEXIS CHAN TORRES" w:date="2026-03-21T23:36:00Z">
                    <w:rPr>
                      <w:b/>
                      <w:bCs/>
                      <w:i/>
                      <w:iCs/>
                    </w:rPr>
                  </w:rPrChange>
                </w:rPr>
                <w:t>Animal welfare</w:t>
              </w:r>
              <w:r w:rsidRPr="001259E8">
                <w:rPr>
                  <w:rFonts w:asciiTheme="minorHAnsi" w:hAnsiTheme="minorHAnsi" w:cstheme="minorHAnsi"/>
                  <w:b/>
                  <w:bCs/>
                  <w:sz w:val="22"/>
                  <w:szCs w:val="22"/>
                  <w:rPrChange w:id="384" w:author="GIUSEPH ALEXIS CHAN TORRES" w:date="2026-03-21T23:36:00Z">
                    <w:rPr>
                      <w:b/>
                      <w:bCs/>
                    </w:rPr>
                  </w:rPrChange>
                </w:rPr>
                <w:t>, vol. 33, p. e1, 2024.</w:t>
              </w:r>
            </w:ins>
          </w:p>
          <w:p w14:paraId="677DBB7C" w14:textId="77777777" w:rsidR="001259E8" w:rsidRPr="001259E8" w:rsidRDefault="001259E8" w:rsidP="001259E8">
            <w:pPr>
              <w:pStyle w:val="NormalWeb"/>
              <w:numPr>
                <w:ilvl w:val="0"/>
                <w:numId w:val="35"/>
              </w:numPr>
              <w:jc w:val="both"/>
              <w:rPr>
                <w:ins w:id="385" w:author="GIUSEPH ALEXIS CHAN TORRES" w:date="2026-03-21T23:36:00Z"/>
                <w:rFonts w:asciiTheme="minorHAnsi" w:hAnsiTheme="minorHAnsi" w:cstheme="minorHAnsi"/>
                <w:sz w:val="22"/>
                <w:szCs w:val="22"/>
                <w:rPrChange w:id="386" w:author="GIUSEPH ALEXIS CHAN TORRES" w:date="2026-03-21T23:36:00Z">
                  <w:rPr>
                    <w:ins w:id="387" w:author="GIUSEPH ALEXIS CHAN TORRES" w:date="2026-03-21T23:36:00Z"/>
                  </w:rPr>
                </w:rPrChange>
              </w:rPr>
              <w:pPrChange w:id="388" w:author="GIUSEPH ALEXIS CHAN TORRES" w:date="2026-03-21T23:37:00Z">
                <w:pPr>
                  <w:pStyle w:val="NormalWeb"/>
                  <w:numPr>
                    <w:numId w:val="35"/>
                  </w:numPr>
                  <w:tabs>
                    <w:tab w:val="num" w:pos="720"/>
                  </w:tabs>
                  <w:ind w:left="720" w:hanging="360"/>
                </w:pPr>
              </w:pPrChange>
            </w:pPr>
            <w:ins w:id="389" w:author="GIUSEPH ALEXIS CHAN TORRES" w:date="2026-03-21T23:36:00Z">
              <w:r w:rsidRPr="001259E8">
                <w:rPr>
                  <w:rStyle w:val="citation-182"/>
                  <w:rFonts w:asciiTheme="minorHAnsi" w:hAnsiTheme="minorHAnsi" w:cstheme="minorHAnsi"/>
                  <w:b/>
                  <w:bCs/>
                  <w:sz w:val="22"/>
                  <w:szCs w:val="22"/>
                  <w:rPrChange w:id="390" w:author="GIUSEPH ALEXIS CHAN TORRES" w:date="2026-03-21T23:36:00Z">
                    <w:rPr>
                      <w:rStyle w:val="citation-182"/>
                      <w:b/>
                      <w:bCs/>
                    </w:rPr>
                  </w:rPrChange>
                </w:rPr>
                <w:t>Descripción:</w:t>
              </w:r>
              <w:r w:rsidRPr="001259E8">
                <w:rPr>
                  <w:rStyle w:val="citation-182"/>
                  <w:rFonts w:asciiTheme="minorHAnsi" w:hAnsiTheme="minorHAnsi" w:cstheme="minorHAnsi"/>
                  <w:sz w:val="22"/>
                  <w:szCs w:val="22"/>
                  <w:rPrChange w:id="391" w:author="GIUSEPH ALEXIS CHAN TORRES" w:date="2026-03-21T23:36:00Z">
                    <w:rPr>
                      <w:rStyle w:val="citation-182"/>
                    </w:rPr>
                  </w:rPrChange>
                </w:rPr>
                <w:t xml:space="preserve"> Abordando el error común de comprar peceras insuficientes o circulares </w:t>
              </w:r>
              <w:r w:rsidRPr="001259E8">
                <w:rPr>
                  <w:rStyle w:val="citation-181"/>
                  <w:rFonts w:asciiTheme="minorHAnsi" w:hAnsiTheme="minorHAnsi" w:cstheme="minorHAnsi"/>
                  <w:sz w:val="22"/>
                  <w:szCs w:val="22"/>
                  <w:rPrChange w:id="392" w:author="GIUSEPH ALEXIS CHAN TORRES" w:date="2026-03-21T23:36:00Z">
                    <w:rPr>
                      <w:rStyle w:val="citation-181"/>
                    </w:rPr>
                  </w:rPrChange>
                </w:rPr>
                <w:t xml:space="preserve">, Oldfield y Murphy demuestran empíricamente cómo la falta de espacio y de enriquecimiento ambiental afecta de manera negativa el </w:t>
              </w:r>
              <w:r w:rsidRPr="001259E8">
                <w:rPr>
                  <w:rStyle w:val="citation-181"/>
                  <w:rFonts w:asciiTheme="minorHAnsi" w:hAnsiTheme="minorHAnsi" w:cstheme="minorHAnsi"/>
                  <w:sz w:val="22"/>
                  <w:szCs w:val="22"/>
                  <w:rPrChange w:id="393" w:author="GIUSEPH ALEXIS CHAN TORRES" w:date="2026-03-21T23:36:00Z">
                    <w:rPr>
                      <w:rStyle w:val="citation-181"/>
                    </w:rPr>
                  </w:rPrChange>
                </w:rPr>
                <w:lastRenderedPageBreak/>
                <w:t>comportamiento de los peces</w:t>
              </w:r>
              <w:r w:rsidRPr="001259E8">
                <w:rPr>
                  <w:rFonts w:asciiTheme="minorHAnsi" w:hAnsiTheme="minorHAnsi" w:cstheme="minorHAnsi"/>
                  <w:sz w:val="22"/>
                  <w:szCs w:val="22"/>
                  <w:rPrChange w:id="394" w:author="GIUSEPH ALEXIS CHAN TORRES" w:date="2026-03-21T23:36:00Z">
                    <w:rPr/>
                  </w:rPrChange>
                </w:rPr>
                <w:t xml:space="preserve">. </w:t>
              </w:r>
              <w:r w:rsidRPr="001259E8">
                <w:rPr>
                  <w:rStyle w:val="citation-180"/>
                  <w:rFonts w:asciiTheme="minorHAnsi" w:hAnsiTheme="minorHAnsi" w:cstheme="minorHAnsi"/>
                  <w:sz w:val="22"/>
                  <w:szCs w:val="22"/>
                  <w:rPrChange w:id="395" w:author="GIUSEPH ALEXIS CHAN TORRES" w:date="2026-03-21T23:36:00Z">
                    <w:rPr>
                      <w:rStyle w:val="citation-180"/>
                    </w:rPr>
                  </w:rPrChange>
                </w:rPr>
                <w:t>Los hallazgos de estos autores respaldan la funcionalidad de "Análisis de Capacidad" de NETZA-TANK, la cual calcula el volumen real del tanque para prevenir la sobrepoblación y valida que la decoración sea adecuada</w:t>
              </w:r>
              <w:r w:rsidRPr="001259E8">
                <w:rPr>
                  <w:rFonts w:asciiTheme="minorHAnsi" w:hAnsiTheme="minorHAnsi" w:cstheme="minorHAnsi"/>
                  <w:sz w:val="22"/>
                  <w:szCs w:val="22"/>
                  <w:rPrChange w:id="396" w:author="GIUSEPH ALEXIS CHAN TORRES" w:date="2026-03-21T23:36:00Z">
                    <w:rPr/>
                  </w:rPrChange>
                </w:rPr>
                <w:t>.</w:t>
              </w:r>
            </w:ins>
          </w:p>
          <w:p w14:paraId="5D8E61C8" w14:textId="77777777" w:rsidR="001259E8" w:rsidRPr="001259E8" w:rsidRDefault="001259E8" w:rsidP="001259E8">
            <w:pPr>
              <w:pStyle w:val="NormalWeb"/>
              <w:jc w:val="both"/>
              <w:rPr>
                <w:ins w:id="397" w:author="GIUSEPH ALEXIS CHAN TORRES" w:date="2026-03-21T23:36:00Z"/>
                <w:rFonts w:asciiTheme="minorHAnsi" w:hAnsiTheme="minorHAnsi" w:cstheme="minorHAnsi"/>
                <w:sz w:val="22"/>
                <w:szCs w:val="22"/>
                <w:rPrChange w:id="398" w:author="GIUSEPH ALEXIS CHAN TORRES" w:date="2026-03-21T23:36:00Z">
                  <w:rPr>
                    <w:ins w:id="399" w:author="GIUSEPH ALEXIS CHAN TORRES" w:date="2026-03-21T23:36:00Z"/>
                  </w:rPr>
                </w:rPrChange>
              </w:rPr>
              <w:pPrChange w:id="400" w:author="GIUSEPH ALEXIS CHAN TORRES" w:date="2026-03-21T23:37:00Z">
                <w:pPr>
                  <w:pStyle w:val="NormalWeb"/>
                </w:pPr>
              </w:pPrChange>
            </w:pPr>
            <w:ins w:id="401" w:author="GIUSEPH ALEXIS CHAN TORRES" w:date="2026-03-21T23:36:00Z">
              <w:r w:rsidRPr="001259E8">
                <w:rPr>
                  <w:rFonts w:asciiTheme="minorHAnsi" w:hAnsiTheme="minorHAnsi" w:cstheme="minorHAnsi"/>
                  <w:b/>
                  <w:bCs/>
                  <w:sz w:val="22"/>
                  <w:szCs w:val="22"/>
                  <w:rPrChange w:id="402" w:author="GIUSEPH ALEXIS CHAN TORRES" w:date="2026-03-21T23:36:00Z">
                    <w:rPr>
                      <w:b/>
                      <w:bCs/>
                    </w:rPr>
                  </w:rPrChange>
                </w:rPr>
                <w:t xml:space="preserve">6. [6] D. A. Norman, </w:t>
              </w:r>
              <w:r w:rsidRPr="001259E8">
                <w:rPr>
                  <w:rFonts w:asciiTheme="minorHAnsi" w:hAnsiTheme="minorHAnsi" w:cstheme="minorHAnsi"/>
                  <w:b/>
                  <w:bCs/>
                  <w:i/>
                  <w:iCs/>
                  <w:sz w:val="22"/>
                  <w:szCs w:val="22"/>
                  <w:rPrChange w:id="403" w:author="GIUSEPH ALEXIS CHAN TORRES" w:date="2026-03-21T23:36:00Z">
                    <w:rPr>
                      <w:b/>
                      <w:bCs/>
                      <w:i/>
                      <w:iCs/>
                    </w:rPr>
                  </w:rPrChange>
                </w:rPr>
                <w:t>The Design of Everyday Things</w:t>
              </w:r>
              <w:r w:rsidRPr="001259E8">
                <w:rPr>
                  <w:rFonts w:asciiTheme="minorHAnsi" w:hAnsiTheme="minorHAnsi" w:cstheme="minorHAnsi"/>
                  <w:b/>
                  <w:bCs/>
                  <w:sz w:val="22"/>
                  <w:szCs w:val="22"/>
                  <w:rPrChange w:id="404" w:author="GIUSEPH ALEXIS CHAN TORRES" w:date="2026-03-21T23:36:00Z">
                    <w:rPr>
                      <w:b/>
                      <w:bCs/>
                    </w:rPr>
                  </w:rPrChange>
                </w:rPr>
                <w:t>, Revised and expanded edition. New York, NY, USA: Basic Books, 2013.</w:t>
              </w:r>
            </w:ins>
          </w:p>
          <w:p w14:paraId="3A4A186A" w14:textId="6D920680" w:rsidR="001259E8" w:rsidRPr="001259E8" w:rsidRDefault="001259E8" w:rsidP="001259E8">
            <w:pPr>
              <w:pStyle w:val="NormalWeb"/>
              <w:numPr>
                <w:ilvl w:val="0"/>
                <w:numId w:val="36"/>
              </w:numPr>
              <w:jc w:val="both"/>
              <w:rPr>
                <w:ins w:id="405" w:author="GIUSEPH ALEXIS CHAN TORRES" w:date="2026-03-21T23:36:00Z"/>
                <w:rFonts w:asciiTheme="minorHAnsi" w:hAnsiTheme="minorHAnsi" w:cstheme="minorHAnsi"/>
                <w:sz w:val="22"/>
                <w:szCs w:val="22"/>
                <w:rPrChange w:id="406" w:author="GIUSEPH ALEXIS CHAN TORRES" w:date="2026-03-21T23:36:00Z">
                  <w:rPr>
                    <w:ins w:id="407" w:author="GIUSEPH ALEXIS CHAN TORRES" w:date="2026-03-21T23:36:00Z"/>
                  </w:rPr>
                </w:rPrChange>
              </w:rPr>
              <w:pPrChange w:id="408" w:author="GIUSEPH ALEXIS CHAN TORRES" w:date="2026-03-21T23:37:00Z">
                <w:pPr>
                  <w:pStyle w:val="NormalWeb"/>
                  <w:numPr>
                    <w:numId w:val="36"/>
                  </w:numPr>
                  <w:tabs>
                    <w:tab w:val="num" w:pos="720"/>
                  </w:tabs>
                  <w:ind w:left="720" w:hanging="360"/>
                </w:pPr>
              </w:pPrChange>
            </w:pPr>
            <w:ins w:id="409" w:author="GIUSEPH ALEXIS CHAN TORRES" w:date="2026-03-21T23:36:00Z">
              <w:r w:rsidRPr="001259E8">
                <w:rPr>
                  <w:rFonts w:asciiTheme="minorHAnsi" w:hAnsiTheme="minorHAnsi" w:cstheme="minorHAnsi"/>
                  <w:b/>
                  <w:bCs/>
                  <w:sz w:val="22"/>
                  <w:szCs w:val="22"/>
                  <w:rPrChange w:id="410" w:author="GIUSEPH ALEXIS CHAN TORRES" w:date="2026-03-21T23:36:00Z">
                    <w:rPr>
                      <w:b/>
                      <w:bCs/>
                    </w:rPr>
                  </w:rPrChange>
                </w:rPr>
                <w:t>Descripción:</w:t>
              </w:r>
              <w:r w:rsidRPr="001259E8">
                <w:rPr>
                  <w:rFonts w:asciiTheme="minorHAnsi" w:hAnsiTheme="minorHAnsi" w:cstheme="minorHAnsi"/>
                  <w:sz w:val="22"/>
                  <w:szCs w:val="22"/>
                  <w:rPrChange w:id="411" w:author="GIUSEPH ALEXIS CHAN TORRES" w:date="2026-03-21T23:36:00Z">
                    <w:rPr/>
                  </w:rPrChange>
                </w:rPr>
                <w:t xml:space="preserve"> Como fundamento para el diseño centrado en el usuario (DCU) que exige este proyecto, nos basamos en los principios de visibilidad y modelos conceptuales establecidos por Norman. El autor sostiene que un sistema debe comunicar su estado de manera inmediata e intuitiva, reduciendo la carga cognitiva. </w:t>
              </w:r>
              <w:r w:rsidRPr="001259E8">
                <w:rPr>
                  <w:rStyle w:val="citation-179"/>
                  <w:rFonts w:asciiTheme="minorHAnsi" w:hAnsiTheme="minorHAnsi" w:cstheme="minorHAnsi"/>
                  <w:sz w:val="22"/>
                  <w:szCs w:val="22"/>
                  <w:rPrChange w:id="412" w:author="GIUSEPH ALEXIS CHAN TORRES" w:date="2026-03-21T23:36:00Z">
                    <w:rPr>
                      <w:rStyle w:val="citation-179"/>
                    </w:rPr>
                  </w:rPrChange>
                </w:rPr>
                <w:t>Esta perspectiva se aplica directamente a los retos de NETZA-TANK, permitiendo la abstracción de procesos químicos complejos (como el ciclo del nitrógeno o los ppm de amoníaco) y traduciéndolos en indicadores visuales comprensibles sin que el usuario tenga que leer una tabla de datos densa</w:t>
              </w:r>
            </w:ins>
            <w:r w:rsidR="00B36B5C">
              <w:rPr>
                <w:rStyle w:val="citation-179"/>
                <w:rFonts w:asciiTheme="minorHAnsi" w:hAnsiTheme="minorHAnsi" w:cstheme="minorHAnsi"/>
                <w:sz w:val="22"/>
                <w:szCs w:val="22"/>
              </w:rPr>
              <w:t>.</w:t>
            </w:r>
          </w:p>
          <w:p w14:paraId="73369C0D" w14:textId="28BF1D5E" w:rsidR="00BC3632" w:rsidRPr="005872EC" w:rsidDel="001259E8" w:rsidRDefault="00406B4F" w:rsidP="001259E8">
            <w:pPr>
              <w:jc w:val="both"/>
              <w:rPr>
                <w:del w:id="413" w:author="GIUSEPH ALEXIS CHAN TORRES" w:date="2026-03-21T23:36:00Z"/>
                <w:rFonts w:asciiTheme="minorHAnsi" w:hAnsiTheme="minorHAnsi" w:cstheme="minorHAnsi"/>
                <w:color w:val="8064A2" w:themeColor="accent4"/>
                <w:lang w:val="es-MX"/>
              </w:rPr>
              <w:pPrChange w:id="414" w:author="GIUSEPH ALEXIS CHAN TORRES" w:date="2026-03-21T23:37:00Z">
                <w:pPr/>
              </w:pPrChange>
            </w:pPr>
            <w:del w:id="415" w:author="GIUSEPH ALEXIS CHAN TORRES" w:date="2026-03-21T23:36:00Z">
              <w:r w:rsidRPr="005872EC" w:rsidDel="001259E8">
                <w:rPr>
                  <w:rFonts w:asciiTheme="minorHAnsi" w:hAnsiTheme="minorHAnsi" w:cstheme="minorHAnsi"/>
                  <w:color w:val="8064A2" w:themeColor="accent4"/>
                  <w:lang w:val="es-MX"/>
                </w:rPr>
                <w:delText xml:space="preserve">[Referencias y bibliografía de </w:delText>
              </w:r>
              <w:r w:rsidR="00BC3632" w:rsidRPr="005872EC" w:rsidDel="001259E8">
                <w:rPr>
                  <w:rFonts w:asciiTheme="minorHAnsi" w:hAnsiTheme="minorHAnsi" w:cstheme="minorHAnsi"/>
                  <w:color w:val="8064A2" w:themeColor="accent4"/>
                  <w:lang w:val="es-MX"/>
                </w:rPr>
                <w:delText>artículos relacionados con el desarrollo de la aplicación. Se recomienda utilizar el formato IEEE:</w:delText>
              </w:r>
            </w:del>
          </w:p>
          <w:p w14:paraId="110DA599" w14:textId="46D6638F" w:rsidR="00BC3632" w:rsidRPr="005872EC" w:rsidDel="001259E8" w:rsidRDefault="00BC3632" w:rsidP="001259E8">
            <w:pPr>
              <w:jc w:val="both"/>
              <w:rPr>
                <w:del w:id="416" w:author="GIUSEPH ALEXIS CHAN TORRES" w:date="2026-03-21T23:36:00Z"/>
                <w:rFonts w:asciiTheme="minorHAnsi" w:hAnsiTheme="minorHAnsi" w:cstheme="minorHAnsi"/>
                <w:color w:val="8064A2" w:themeColor="accent4"/>
                <w:lang w:val="es-MX"/>
              </w:rPr>
              <w:pPrChange w:id="417" w:author="GIUSEPH ALEXIS CHAN TORRES" w:date="2026-03-21T23:37:00Z">
                <w:pPr/>
              </w:pPrChange>
            </w:pPr>
          </w:p>
          <w:p w14:paraId="53969042" w14:textId="4F54BCC7" w:rsidR="00BC3632" w:rsidRPr="005872EC" w:rsidDel="001259E8" w:rsidRDefault="00BC3632" w:rsidP="001259E8">
            <w:pPr>
              <w:jc w:val="both"/>
              <w:rPr>
                <w:del w:id="418" w:author="GIUSEPH ALEXIS CHAN TORRES" w:date="2026-03-21T23:36:00Z"/>
                <w:rStyle w:val="CitaHTML"/>
                <w:rFonts w:asciiTheme="minorHAnsi" w:hAnsiTheme="minorHAnsi" w:cstheme="minorHAnsi"/>
                <w:i w:val="0"/>
                <w:color w:val="8064A2" w:themeColor="accent4"/>
                <w:lang w:val="es-MX"/>
              </w:rPr>
              <w:pPrChange w:id="419" w:author="GIUSEPH ALEXIS CHAN TORRES" w:date="2026-03-21T23:37:00Z">
                <w:pPr/>
              </w:pPrChange>
            </w:pPr>
            <w:del w:id="420" w:author="GIUSEPH ALEXIS CHAN TORRES" w:date="2026-03-21T23:36:00Z">
              <w:r w:rsidRPr="005872EC" w:rsidDel="001259E8">
                <w:rPr>
                  <w:rStyle w:val="CitaHTML"/>
                  <w:rFonts w:asciiTheme="minorHAnsi" w:hAnsiTheme="minorHAnsi" w:cstheme="minorHAnsi"/>
                  <w:i w:val="0"/>
                  <w:color w:val="8064A2" w:themeColor="accent4"/>
                  <w:lang w:val="es-MX"/>
                </w:rPr>
                <w:delText>www-elec.inaoep.mx/~rogerio/</w:delText>
              </w:r>
              <w:r w:rsidRPr="005872EC" w:rsidDel="001259E8">
                <w:rPr>
                  <w:rStyle w:val="CitaHTML"/>
                  <w:rFonts w:asciiTheme="minorHAnsi" w:hAnsiTheme="minorHAnsi" w:cstheme="minorHAnsi"/>
                  <w:bCs/>
                  <w:i w:val="0"/>
                  <w:color w:val="8064A2" w:themeColor="accent4"/>
                  <w:lang w:val="es-MX"/>
                </w:rPr>
                <w:delText>IEEE</w:delText>
              </w:r>
              <w:r w:rsidRPr="005872EC" w:rsidDel="001259E8">
                <w:rPr>
                  <w:rStyle w:val="CitaHTML"/>
                  <w:rFonts w:asciiTheme="minorHAnsi" w:hAnsiTheme="minorHAnsi" w:cstheme="minorHAnsi"/>
                  <w:i w:val="0"/>
                  <w:color w:val="8064A2" w:themeColor="accent4"/>
                  <w:lang w:val="es-MX"/>
                </w:rPr>
                <w:delText>%20</w:delText>
              </w:r>
              <w:r w:rsidRPr="005872EC" w:rsidDel="001259E8">
                <w:rPr>
                  <w:rStyle w:val="CitaHTML"/>
                  <w:rFonts w:asciiTheme="minorHAnsi" w:hAnsiTheme="minorHAnsi" w:cstheme="minorHAnsi"/>
                  <w:bCs/>
                  <w:i w:val="0"/>
                  <w:color w:val="8064A2" w:themeColor="accent4"/>
                  <w:lang w:val="es-MX"/>
                </w:rPr>
                <w:delText>Bibliografia</w:delText>
              </w:r>
              <w:r w:rsidRPr="005872EC" w:rsidDel="001259E8">
                <w:rPr>
                  <w:rStyle w:val="CitaHTML"/>
                  <w:rFonts w:asciiTheme="minorHAnsi" w:hAnsiTheme="minorHAnsi" w:cstheme="minorHAnsi"/>
                  <w:i w:val="0"/>
                  <w:color w:val="8064A2" w:themeColor="accent4"/>
                  <w:lang w:val="es-MX"/>
                </w:rPr>
                <w:delText>.doc</w:delText>
              </w:r>
            </w:del>
          </w:p>
          <w:p w14:paraId="52291E39" w14:textId="00DAFD28" w:rsidR="00BC3632" w:rsidRPr="005872EC" w:rsidDel="001259E8" w:rsidRDefault="00BC3632" w:rsidP="001259E8">
            <w:pPr>
              <w:jc w:val="both"/>
              <w:rPr>
                <w:del w:id="421" w:author="GIUSEPH ALEXIS CHAN TORRES" w:date="2026-03-21T23:36:00Z"/>
                <w:rFonts w:asciiTheme="minorHAnsi" w:hAnsiTheme="minorHAnsi" w:cstheme="minorHAnsi"/>
                <w:color w:val="8064A2" w:themeColor="accent4"/>
                <w:lang w:val="es-MX"/>
              </w:rPr>
              <w:pPrChange w:id="422" w:author="GIUSEPH ALEXIS CHAN TORRES" w:date="2026-03-21T23:37:00Z">
                <w:pPr/>
              </w:pPrChange>
            </w:pPr>
          </w:p>
          <w:p w14:paraId="0E796047" w14:textId="6C2E995B" w:rsidR="00385D2B" w:rsidRPr="005872EC" w:rsidRDefault="00406B4F" w:rsidP="001259E8">
            <w:pPr>
              <w:jc w:val="both"/>
              <w:rPr>
                <w:rFonts w:asciiTheme="minorHAnsi" w:hAnsiTheme="minorHAnsi" w:cstheme="minorHAnsi"/>
                <w:lang w:val="es-MX"/>
              </w:rPr>
              <w:pPrChange w:id="423" w:author="GIUSEPH ALEXIS CHAN TORRES" w:date="2026-03-21T23:37:00Z">
                <w:pPr/>
              </w:pPrChange>
            </w:pPr>
            <w:del w:id="424" w:author="GIUSEPH ALEXIS CHAN TORRES" w:date="2026-03-21T23:36:00Z">
              <w:r w:rsidRPr="005872EC" w:rsidDel="001259E8">
                <w:rPr>
                  <w:rFonts w:asciiTheme="minorHAnsi" w:hAnsiTheme="minorHAnsi" w:cstheme="minorHAnsi"/>
                  <w:color w:val="8064A2" w:themeColor="accent4"/>
                  <w:lang w:val="es-MX"/>
                </w:rPr>
                <w:delText>]</w:delText>
              </w:r>
            </w:del>
          </w:p>
        </w:tc>
      </w:tr>
      <w:tr w:rsidR="00D27726" w:rsidRPr="005872EC" w14:paraId="5A7ABCB5" w14:textId="77777777" w:rsidTr="00760E14">
        <w:trPr>
          <w:trHeight w:val="1253"/>
        </w:trPr>
        <w:tc>
          <w:tcPr>
            <w:tcW w:w="1915" w:type="dxa"/>
          </w:tcPr>
          <w:p w14:paraId="05516518" w14:textId="77777777" w:rsidR="00D27726" w:rsidRPr="005872EC" w:rsidRDefault="00D27726" w:rsidP="001F529C">
            <w:pPr>
              <w:pStyle w:val="tableleft"/>
              <w:rPr>
                <w:rFonts w:asciiTheme="minorHAnsi" w:hAnsiTheme="minorHAnsi" w:cstheme="minorHAnsi"/>
                <w:lang w:val="es-MX"/>
              </w:rPr>
            </w:pPr>
          </w:p>
          <w:p w14:paraId="1E9FEB24" w14:textId="77777777" w:rsidR="00D27726" w:rsidRPr="005872EC" w:rsidRDefault="00BC3632" w:rsidP="001F529C">
            <w:pPr>
              <w:pStyle w:val="tableleft"/>
              <w:rPr>
                <w:rFonts w:asciiTheme="majorHAnsi" w:hAnsiTheme="majorHAnsi" w:cstheme="minorHAnsi"/>
                <w:lang w:val="es-MX"/>
              </w:rPr>
            </w:pPr>
            <w:r w:rsidRPr="005872EC">
              <w:rPr>
                <w:rFonts w:asciiTheme="majorHAnsi" w:hAnsiTheme="majorHAnsi" w:cstheme="minorHAnsi"/>
                <w:lang w:val="es-MX"/>
              </w:rPr>
              <w:t>Plan de investigación</w:t>
            </w:r>
          </w:p>
        </w:tc>
        <w:tc>
          <w:tcPr>
            <w:tcW w:w="7661" w:type="dxa"/>
            <w:tcBorders>
              <w:top w:val="single" w:sz="8" w:space="0" w:color="auto"/>
              <w:bottom w:val="single" w:sz="8" w:space="0" w:color="auto"/>
            </w:tcBorders>
          </w:tcPr>
          <w:p w14:paraId="780C7800" w14:textId="77777777" w:rsidR="00D27726" w:rsidRPr="005872EC" w:rsidRDefault="00D27726" w:rsidP="00530917">
            <w:pPr>
              <w:rPr>
                <w:rFonts w:asciiTheme="minorHAnsi" w:hAnsiTheme="minorHAnsi" w:cstheme="minorHAnsi"/>
                <w:lang w:val="es-MX"/>
              </w:rPr>
            </w:pPr>
          </w:p>
          <w:p w14:paraId="1164937C" w14:textId="77777777" w:rsidR="00760E14" w:rsidRPr="005872EC" w:rsidRDefault="00BC3632" w:rsidP="00BC3632">
            <w:pPr>
              <w:rPr>
                <w:rFonts w:asciiTheme="minorHAnsi" w:hAnsiTheme="minorHAnsi" w:cstheme="minorHAnsi"/>
                <w:lang w:val="es-MX"/>
              </w:rPr>
            </w:pPr>
            <w:r w:rsidRPr="005872EC">
              <w:rPr>
                <w:rFonts w:asciiTheme="minorHAnsi" w:hAnsiTheme="minorHAnsi" w:cstheme="minorHAnsi"/>
                <w:color w:val="8064A2" w:themeColor="accent4"/>
                <w:lang w:val="es-MX"/>
              </w:rPr>
              <w:t xml:space="preserve">[Fuentes de información que requieren consultar para obtener los requerimientos del </w:t>
            </w:r>
            <w:r w:rsidR="000856A8" w:rsidRPr="005872EC">
              <w:rPr>
                <w:rFonts w:asciiTheme="minorHAnsi" w:hAnsiTheme="minorHAnsi" w:cstheme="minorHAnsi"/>
                <w:color w:val="8064A2" w:themeColor="accent4"/>
                <w:lang w:val="es-MX"/>
              </w:rPr>
              <w:t>producto.</w:t>
            </w:r>
            <w:r w:rsidRPr="005872EC">
              <w:rPr>
                <w:rFonts w:asciiTheme="minorHAnsi" w:hAnsiTheme="minorHAnsi" w:cstheme="minorHAnsi"/>
                <w:color w:val="8064A2" w:themeColor="accent4"/>
                <w:lang w:val="es-MX"/>
              </w:rPr>
              <w:t>]</w:t>
            </w:r>
          </w:p>
        </w:tc>
      </w:tr>
      <w:tr w:rsidR="002570B8" w:rsidRPr="005872EC" w14:paraId="2D70960A" w14:textId="77777777" w:rsidTr="00760E14">
        <w:trPr>
          <w:trHeight w:val="1253"/>
        </w:trPr>
        <w:tc>
          <w:tcPr>
            <w:tcW w:w="1915" w:type="dxa"/>
          </w:tcPr>
          <w:p w14:paraId="31A66297" w14:textId="77777777" w:rsidR="002570B8" w:rsidRPr="005872EC" w:rsidRDefault="002570B8" w:rsidP="001F529C">
            <w:pPr>
              <w:pStyle w:val="tableleft"/>
              <w:rPr>
                <w:rFonts w:asciiTheme="minorHAnsi" w:hAnsiTheme="minorHAnsi" w:cstheme="minorHAnsi"/>
                <w:lang w:val="es-MX"/>
              </w:rPr>
            </w:pPr>
            <w:r w:rsidRPr="005872EC">
              <w:rPr>
                <w:rFonts w:asciiTheme="minorHAnsi" w:hAnsiTheme="minorHAnsi" w:cstheme="minorHAnsi"/>
                <w:lang w:val="es-MX"/>
              </w:rPr>
              <w:t>Plan de actividades</w:t>
            </w:r>
          </w:p>
        </w:tc>
        <w:tc>
          <w:tcPr>
            <w:tcW w:w="7661" w:type="dxa"/>
            <w:tcBorders>
              <w:top w:val="single" w:sz="8" w:space="0" w:color="auto"/>
              <w:bottom w:val="single" w:sz="8" w:space="0" w:color="auto"/>
            </w:tcBorders>
          </w:tcPr>
          <w:p w14:paraId="572117D7" w14:textId="77777777" w:rsidR="002570B8" w:rsidRPr="005872EC" w:rsidRDefault="002570B8" w:rsidP="00530917">
            <w:pPr>
              <w:rPr>
                <w:rFonts w:asciiTheme="minorHAnsi" w:hAnsiTheme="minorHAnsi" w:cstheme="minorHAnsi"/>
                <w:i/>
                <w:lang w:val="es-MX"/>
              </w:rPr>
            </w:pPr>
            <w:r w:rsidRPr="005872EC">
              <w:rPr>
                <w:rFonts w:asciiTheme="minorHAnsi" w:hAnsiTheme="minorHAnsi" w:cstheme="minorHAnsi"/>
                <w:i/>
                <w:lang w:val="es-MX"/>
              </w:rPr>
              <w:t>Anexo.</w:t>
            </w:r>
          </w:p>
          <w:p w14:paraId="2B9C7CE8" w14:textId="77777777" w:rsidR="002570B8" w:rsidRPr="005872EC" w:rsidRDefault="002570B8" w:rsidP="00530917">
            <w:pPr>
              <w:rPr>
                <w:rFonts w:asciiTheme="minorHAnsi" w:hAnsiTheme="minorHAnsi" w:cstheme="minorHAnsi"/>
                <w:lang w:val="es-MX"/>
              </w:rPr>
            </w:pPr>
            <w:r w:rsidRPr="005872EC">
              <w:rPr>
                <w:rFonts w:asciiTheme="minorHAnsi" w:hAnsiTheme="minorHAnsi" w:cstheme="minorHAnsi"/>
                <w:color w:val="8064A2" w:themeColor="accent4"/>
                <w:lang w:val="es-MX"/>
              </w:rPr>
              <w:t>[</w:t>
            </w:r>
            <w:r w:rsidR="000856A8" w:rsidRPr="005872EC">
              <w:rPr>
                <w:rFonts w:asciiTheme="minorHAnsi" w:hAnsiTheme="minorHAnsi" w:cstheme="minorHAnsi"/>
                <w:color w:val="8064A2" w:themeColor="accent4"/>
                <w:lang w:val="es-MX"/>
              </w:rPr>
              <w:t>Incluir el calendario de actividades en un documento anexo.</w:t>
            </w:r>
            <w:r w:rsidRPr="005872EC">
              <w:rPr>
                <w:rFonts w:asciiTheme="minorHAnsi" w:hAnsiTheme="minorHAnsi" w:cstheme="minorHAnsi"/>
                <w:color w:val="8064A2" w:themeColor="accent4"/>
                <w:lang w:val="es-MX"/>
              </w:rPr>
              <w:t>]</w:t>
            </w:r>
          </w:p>
        </w:tc>
      </w:tr>
    </w:tbl>
    <w:p w14:paraId="5338DB98" w14:textId="77777777" w:rsidR="00C82D0E" w:rsidRPr="005872EC" w:rsidRDefault="00187E0D" w:rsidP="00187E0D">
      <w:pPr>
        <w:pStyle w:val="Ttulo1"/>
        <w:rPr>
          <w:lang w:val="es-MX"/>
        </w:rPr>
      </w:pPr>
      <w:bookmarkStart w:id="425" w:name="_Toc290629432"/>
      <w:r w:rsidRPr="005872EC">
        <w:rPr>
          <w:lang w:val="es-MX"/>
        </w:rPr>
        <w:t>Conclusiones</w:t>
      </w:r>
      <w:bookmarkEnd w:id="425"/>
    </w:p>
    <w:p w14:paraId="474D2784" w14:textId="77777777" w:rsidR="00180B2C" w:rsidRPr="005872EC" w:rsidRDefault="009D482F" w:rsidP="006A7E95">
      <w:pPr>
        <w:jc w:val="both"/>
        <w:rPr>
          <w:rFonts w:asciiTheme="minorHAnsi" w:hAnsiTheme="minorHAnsi" w:cstheme="minorHAnsi"/>
          <w:color w:val="8064A2" w:themeColor="accent4"/>
          <w:lang w:val="es-MX"/>
        </w:rPr>
      </w:pPr>
      <w:r w:rsidRPr="005872EC">
        <w:rPr>
          <w:rFonts w:asciiTheme="minorHAnsi" w:hAnsiTheme="minorHAnsi" w:cstheme="minorHAnsi"/>
          <w:color w:val="8064A2" w:themeColor="accent4"/>
          <w:lang w:val="es-MX"/>
        </w:rPr>
        <w:t>[Conclusiones acerca del pro</w:t>
      </w:r>
      <w:r w:rsidR="00D43AC4" w:rsidRPr="005872EC">
        <w:rPr>
          <w:rFonts w:asciiTheme="minorHAnsi" w:hAnsiTheme="minorHAnsi" w:cstheme="minorHAnsi"/>
          <w:color w:val="8064A2" w:themeColor="accent4"/>
          <w:lang w:val="es-MX"/>
        </w:rPr>
        <w:t>yecto, recursos, tiempo, costos y cuestiones abiertas.</w:t>
      </w:r>
      <w:r w:rsidRPr="005872EC">
        <w:rPr>
          <w:rFonts w:asciiTheme="minorHAnsi" w:hAnsiTheme="minorHAnsi" w:cstheme="minorHAnsi"/>
          <w:color w:val="8064A2" w:themeColor="accent4"/>
          <w:lang w:val="es-MX"/>
        </w:rPr>
        <w:t>]</w:t>
      </w:r>
    </w:p>
    <w:sectPr w:rsidR="00180B2C" w:rsidRPr="005872EC" w:rsidSect="00435466">
      <w:pgSz w:w="12240" w:h="15840"/>
      <w:pgMar w:top="1806" w:right="1440" w:bottom="1267"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3C4E6" w14:textId="77777777" w:rsidR="00797AED" w:rsidRDefault="00797AED" w:rsidP="00366E4D">
      <w:pPr>
        <w:spacing w:before="0" w:after="0" w:line="240" w:lineRule="auto"/>
      </w:pPr>
      <w:r>
        <w:separator/>
      </w:r>
    </w:p>
  </w:endnote>
  <w:endnote w:type="continuationSeparator" w:id="0">
    <w:p w14:paraId="195D2AA7" w14:textId="77777777" w:rsidR="00797AED" w:rsidRDefault="00797AED" w:rsidP="00366E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843057"/>
      <w:docPartObj>
        <w:docPartGallery w:val="Page Numbers (Bottom of Page)"/>
        <w:docPartUnique/>
      </w:docPartObj>
    </w:sdtPr>
    <w:sdtEndPr>
      <w:rPr>
        <w:noProof/>
      </w:rPr>
    </w:sdtEndPr>
    <w:sdtContent>
      <w:p w14:paraId="5A9F7259" w14:textId="77777777" w:rsidR="009341AC" w:rsidRDefault="009341AC">
        <w:pPr>
          <w:pStyle w:val="Piedepgina"/>
          <w:jc w:val="right"/>
        </w:pPr>
        <w:r>
          <w:fldChar w:fldCharType="begin"/>
        </w:r>
        <w:r>
          <w:instrText xml:space="preserve"> PAGE   \* MERGEFORMAT </w:instrText>
        </w:r>
        <w:r>
          <w:fldChar w:fldCharType="separate"/>
        </w:r>
        <w:r w:rsidR="005872EC">
          <w:rPr>
            <w:noProof/>
          </w:rPr>
          <w:t>2</w:t>
        </w:r>
        <w:r>
          <w:rPr>
            <w:noProof/>
          </w:rPr>
          <w:fldChar w:fldCharType="end"/>
        </w:r>
      </w:p>
    </w:sdtContent>
  </w:sdt>
  <w:p w14:paraId="31F2B78B" w14:textId="77777777" w:rsidR="009341AC" w:rsidRDefault="009341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070601"/>
      <w:docPartObj>
        <w:docPartGallery w:val="Page Numbers (Bottom of Page)"/>
        <w:docPartUnique/>
      </w:docPartObj>
    </w:sdtPr>
    <w:sdtEndPr/>
    <w:sdtContent>
      <w:p w14:paraId="67C83A8F" w14:textId="77777777" w:rsidR="00435466" w:rsidRDefault="00435466">
        <w:pPr>
          <w:pStyle w:val="Piedepgina"/>
          <w:jc w:val="right"/>
        </w:pPr>
        <w:r>
          <w:fldChar w:fldCharType="begin"/>
        </w:r>
        <w:r>
          <w:instrText>PAGE   \* MERGEFORMAT</w:instrText>
        </w:r>
        <w:r>
          <w:fldChar w:fldCharType="separate"/>
        </w:r>
        <w:r w:rsidR="005872EC" w:rsidRPr="005872EC">
          <w:rPr>
            <w:noProof/>
            <w:lang w:val="es-ES"/>
          </w:rPr>
          <w:t>i</w:t>
        </w:r>
        <w:r>
          <w:fldChar w:fldCharType="end"/>
        </w:r>
      </w:p>
    </w:sdtContent>
  </w:sdt>
  <w:p w14:paraId="077B6DF3" w14:textId="77777777" w:rsidR="00435466" w:rsidRDefault="004354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EE6FF" w14:textId="77777777" w:rsidR="00797AED" w:rsidRDefault="00797AED" w:rsidP="00366E4D">
      <w:pPr>
        <w:spacing w:before="0" w:after="0" w:line="240" w:lineRule="auto"/>
      </w:pPr>
      <w:r>
        <w:separator/>
      </w:r>
    </w:p>
  </w:footnote>
  <w:footnote w:type="continuationSeparator" w:id="0">
    <w:p w14:paraId="495793A6" w14:textId="77777777" w:rsidR="00797AED" w:rsidRDefault="00797AED" w:rsidP="00366E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345D4" w14:textId="77777777" w:rsidR="006E7843" w:rsidRDefault="00366E4D">
    <w:pPr>
      <w:pStyle w:val="Encabezado"/>
    </w:pPr>
    <w:r>
      <w:rPr>
        <w:noProof/>
        <w:lang w:val="es-MX" w:eastAsia="es-MX"/>
      </w:rPr>
      <mc:AlternateContent>
        <mc:Choice Requires="wps">
          <w:drawing>
            <wp:anchor distT="0" distB="0" distL="114300" distR="114300" simplePos="0" relativeHeight="251660288" behindDoc="0" locked="0" layoutInCell="1" allowOverlap="1" wp14:anchorId="4A6A1317" wp14:editId="626B30DF">
              <wp:simplePos x="0" y="0"/>
              <wp:positionH relativeFrom="column">
                <wp:posOffset>1133475</wp:posOffset>
              </wp:positionH>
              <wp:positionV relativeFrom="paragraph">
                <wp:posOffset>-266700</wp:posOffset>
              </wp:positionV>
              <wp:extent cx="3486150" cy="771525"/>
              <wp:effectExtent l="19050" t="19050" r="19050" b="2857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771525"/>
                      </a:xfrm>
                      <a:prstGeom prst="rect">
                        <a:avLst/>
                      </a:prstGeom>
                      <a:solidFill>
                        <a:srgbClr val="FFFFFF"/>
                      </a:solidFill>
                      <a:ln w="38100" cmpd="thinThick">
                        <a:solidFill>
                          <a:srgbClr val="000000"/>
                        </a:solidFill>
                        <a:miter lim="800000"/>
                        <a:headEnd/>
                        <a:tailEnd/>
                      </a:ln>
                    </wps:spPr>
                    <wps:txbx>
                      <w:txbxContent>
                        <w:p w14:paraId="05A4BDD7"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1C139CFA" w14:textId="77777777" w:rsidR="006E7843" w:rsidRPr="00366E4D" w:rsidRDefault="00821E01" w:rsidP="005F1234">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3779DB51" w14:textId="77777777" w:rsidR="006E7843" w:rsidRPr="00366E4D" w:rsidRDefault="00821E01" w:rsidP="005F1234">
                          <w:pPr>
                            <w:rPr>
                              <w:rFonts w:ascii="Arial" w:hAnsi="Arial"/>
                              <w:sz w:val="20"/>
                              <w:szCs w:val="20"/>
                              <w:lang w:val="es-MX"/>
                            </w:rPr>
                          </w:pPr>
                          <w:r w:rsidRPr="00366E4D">
                            <w:rPr>
                              <w:b/>
                              <w:sz w:val="20"/>
                              <w:szCs w:val="20"/>
                              <w:lang w:val="es-ES"/>
                            </w:rPr>
                            <w:t xml:space="preserve">PROYECTO: </w:t>
                          </w:r>
                          <w:r w:rsidR="009D482F" w:rsidRPr="003779FC">
                            <w:rPr>
                              <w:b/>
                              <w:color w:val="8064A2" w:themeColor="accent4"/>
                              <w:sz w:val="20"/>
                              <w:szCs w:val="20"/>
                              <w:lang w:val="es-ES"/>
                            </w:rPr>
                            <w:t>[nombre proyecto]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A1317" id="_x0000_t202" coordsize="21600,21600" o:spt="202" path="m,l,21600r21600,l21600,xe">
              <v:stroke joinstyle="miter"/>
              <v:path gradientshapeok="t" o:connecttype="rect"/>
            </v:shapetype>
            <v:shape id="Text Box 48" o:spid="_x0000_s1026" type="#_x0000_t202" style="position:absolute;margin-left:89.25pt;margin-top:-21pt;width:274.5pt;height:6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" strokeweight="3pt">
              <v:stroke linestyle="thinThick"/>
              <v:textbox>
                <w:txbxContent>
                  <w:p w14:paraId="05A4BDD7"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1C139CFA" w14:textId="77777777" w:rsidR="006E7843" w:rsidRPr="00366E4D" w:rsidRDefault="00821E01" w:rsidP="005F1234">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3779DB51" w14:textId="77777777" w:rsidR="006E7843" w:rsidRPr="00366E4D" w:rsidRDefault="00821E01" w:rsidP="005F1234">
                    <w:pPr>
                      <w:rPr>
                        <w:rFonts w:ascii="Arial" w:hAnsi="Arial"/>
                        <w:sz w:val="20"/>
                        <w:szCs w:val="20"/>
                        <w:lang w:val="es-MX"/>
                      </w:rPr>
                    </w:pPr>
                    <w:r w:rsidRPr="00366E4D">
                      <w:rPr>
                        <w:b/>
                        <w:sz w:val="20"/>
                        <w:szCs w:val="20"/>
                        <w:lang w:val="es-ES"/>
                      </w:rPr>
                      <w:t xml:space="preserve">PROYECTO: </w:t>
                    </w:r>
                    <w:r w:rsidR="009D482F" w:rsidRPr="003779FC">
                      <w:rPr>
                        <w:b/>
                        <w:color w:val="8064A2" w:themeColor="accent4"/>
                        <w:sz w:val="20"/>
                        <w:szCs w:val="20"/>
                        <w:lang w:val="es-ES"/>
                      </w:rPr>
                      <w:t>[nombre proyecto]</w:t>
                    </w:r>
                  </w:p>
                </w:txbxContent>
              </v:textbox>
            </v:shape>
          </w:pict>
        </mc:Fallback>
      </mc:AlternateContent>
    </w:r>
    <w:r>
      <w:rPr>
        <w:noProof/>
        <w:lang w:val="es-MX" w:eastAsia="es-MX"/>
      </w:rPr>
      <w:drawing>
        <wp:anchor distT="0" distB="0" distL="114300" distR="114300" simplePos="0" relativeHeight="251659264" behindDoc="1" locked="0" layoutInCell="1" allowOverlap="1" wp14:anchorId="453EBAD8" wp14:editId="1292D686">
          <wp:simplePos x="0" y="0"/>
          <wp:positionH relativeFrom="column">
            <wp:posOffset>-489585</wp:posOffset>
          </wp:positionH>
          <wp:positionV relativeFrom="paragraph">
            <wp:posOffset>-382905</wp:posOffset>
          </wp:positionV>
          <wp:extent cx="1619250" cy="1204595"/>
          <wp:effectExtent l="0" t="0" r="0" b="0"/>
          <wp:wrapNone/>
          <wp:docPr id="1" name="Picture 47" descr="logo uad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61312" behindDoc="0" locked="0" layoutInCell="1" allowOverlap="1" wp14:anchorId="263C954B" wp14:editId="7D382413">
              <wp:simplePos x="0" y="0"/>
              <wp:positionH relativeFrom="column">
                <wp:posOffset>4619625</wp:posOffset>
              </wp:positionH>
              <wp:positionV relativeFrom="paragraph">
                <wp:posOffset>19050</wp:posOffset>
              </wp:positionV>
              <wp:extent cx="1635760" cy="485775"/>
              <wp:effectExtent l="19050" t="19050" r="21590"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485775"/>
                      </a:xfrm>
                      <a:prstGeom prst="rect">
                        <a:avLst/>
                      </a:prstGeom>
                      <a:solidFill>
                        <a:srgbClr val="FFFFFF"/>
                      </a:solidFill>
                      <a:ln w="38100" cmpd="thinThick">
                        <a:solidFill>
                          <a:srgbClr val="000000"/>
                        </a:solidFill>
                        <a:miter lim="800000"/>
                        <a:headEnd/>
                        <a:tailEnd/>
                      </a:ln>
                    </wps:spPr>
                    <wps:txbx>
                      <w:txbxContent>
                        <w:p w14:paraId="12D5A139" w14:textId="77777777" w:rsidR="006E7843" w:rsidRDefault="00821E01" w:rsidP="005F1234">
                          <w:pPr>
                            <w:jc w:val="both"/>
                            <w:rPr>
                              <w:rFonts w:ascii="Arial" w:hAnsi="Arial" w:cs="Arial"/>
                              <w:b/>
                              <w:sz w:val="20"/>
                              <w:szCs w:val="20"/>
                              <w:lang w:val="es-MX"/>
                            </w:rPr>
                          </w:pPr>
                          <w:r w:rsidRPr="00366E4D">
                            <w:rPr>
                              <w:rFonts w:ascii="Arial" w:hAnsi="Arial" w:cs="Arial"/>
                              <w:b/>
                              <w:sz w:val="20"/>
                              <w:szCs w:val="20"/>
                              <w:lang w:val="es-MX"/>
                            </w:rPr>
                            <w:t xml:space="preserve">Fecha: </w:t>
                          </w:r>
                          <w:r w:rsidR="009D482F" w:rsidRPr="00D43AC4">
                            <w:rPr>
                              <w:rFonts w:ascii="Arial" w:hAnsi="Arial" w:cs="Arial"/>
                              <w:b/>
                              <w:color w:val="8064A2" w:themeColor="accent4"/>
                              <w:sz w:val="20"/>
                              <w:szCs w:val="20"/>
                              <w:lang w:val="es-MX"/>
                            </w:rPr>
                            <w:t>[fecha de rev]</w:t>
                          </w:r>
                        </w:p>
                        <w:p w14:paraId="2896C8AC" w14:textId="77777777" w:rsidR="00366E4D" w:rsidRPr="00366E4D" w:rsidRDefault="00366E4D" w:rsidP="005F1234">
                          <w:pPr>
                            <w:jc w:val="both"/>
                            <w:rPr>
                              <w:rFonts w:ascii="Arial" w:hAnsi="Arial" w:cs="Arial"/>
                              <w:b/>
                              <w:sz w:val="20"/>
                              <w:szCs w:val="20"/>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C954B" id="Text Box 50" o:spid="_x0000_s1027" type="#_x0000_t202" style="position:absolute;margin-left:363.75pt;margin-top:1.5pt;width:128.8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" strokeweight="3pt">
              <v:stroke linestyle="thinThick"/>
              <v:textbox>
                <w:txbxContent>
                  <w:p w14:paraId="12D5A139" w14:textId="77777777" w:rsidR="006E7843" w:rsidRDefault="00821E01" w:rsidP="005F1234">
                    <w:pPr>
                      <w:jc w:val="both"/>
                      <w:rPr>
                        <w:rFonts w:ascii="Arial" w:hAnsi="Arial" w:cs="Arial"/>
                        <w:b/>
                        <w:sz w:val="20"/>
                        <w:szCs w:val="20"/>
                        <w:lang w:val="es-MX"/>
                      </w:rPr>
                    </w:pPr>
                    <w:r w:rsidRPr="00366E4D">
                      <w:rPr>
                        <w:rFonts w:ascii="Arial" w:hAnsi="Arial" w:cs="Arial"/>
                        <w:b/>
                        <w:sz w:val="20"/>
                        <w:szCs w:val="20"/>
                        <w:lang w:val="es-MX"/>
                      </w:rPr>
                      <w:t xml:space="preserve">Fecha: </w:t>
                    </w:r>
                    <w:r w:rsidR="009D482F" w:rsidRPr="00D43AC4">
                      <w:rPr>
                        <w:rFonts w:ascii="Arial" w:hAnsi="Arial" w:cs="Arial"/>
                        <w:b/>
                        <w:color w:val="8064A2" w:themeColor="accent4"/>
                        <w:sz w:val="20"/>
                        <w:szCs w:val="20"/>
                        <w:lang w:val="es-MX"/>
                      </w:rPr>
                      <w:t>[fecha de rev]</w:t>
                    </w:r>
                  </w:p>
                  <w:p w14:paraId="2896C8AC" w14:textId="77777777" w:rsidR="00366E4D" w:rsidRPr="00366E4D" w:rsidRDefault="00366E4D" w:rsidP="005F1234">
                    <w:pPr>
                      <w:jc w:val="both"/>
                      <w:rPr>
                        <w:rFonts w:ascii="Arial" w:hAnsi="Arial" w:cs="Arial"/>
                        <w:b/>
                        <w:sz w:val="20"/>
                        <w:szCs w:val="20"/>
                        <w:lang w:val="es-MX"/>
                      </w:rPr>
                    </w:pPr>
                  </w:p>
                </w:txbxContent>
              </v:textbox>
            </v:shape>
          </w:pict>
        </mc:Fallback>
      </mc:AlternateContent>
    </w:r>
    <w:r>
      <w:rPr>
        <w:noProof/>
        <w:lang w:val="es-MX" w:eastAsia="es-MX"/>
      </w:rPr>
      <mc:AlternateContent>
        <mc:Choice Requires="wps">
          <w:drawing>
            <wp:anchor distT="0" distB="0" distL="114300" distR="114300" simplePos="0" relativeHeight="251662336" behindDoc="0" locked="0" layoutInCell="1" allowOverlap="1" wp14:anchorId="6DCCF831" wp14:editId="6B5A636A">
              <wp:simplePos x="0" y="0"/>
              <wp:positionH relativeFrom="column">
                <wp:posOffset>4619625</wp:posOffset>
              </wp:positionH>
              <wp:positionV relativeFrom="paragraph">
                <wp:posOffset>-266700</wp:posOffset>
              </wp:positionV>
              <wp:extent cx="1635760" cy="285750"/>
              <wp:effectExtent l="19050" t="19050" r="2159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18F2AC19" w14:textId="77777777" w:rsidR="006E7843" w:rsidRDefault="00821E01" w:rsidP="005F1234">
                          <w:pPr>
                            <w:rPr>
                              <w:rFonts w:ascii="Arial" w:hAnsi="Arial" w:cs="Arial"/>
                              <w:b/>
                              <w:sz w:val="20"/>
                              <w:szCs w:val="20"/>
                            </w:rPr>
                          </w:pPr>
                          <w:r w:rsidRPr="00366E4D">
                            <w:rPr>
                              <w:rFonts w:ascii="Arial" w:hAnsi="Arial" w:cs="Arial"/>
                              <w:b/>
                              <w:sz w:val="20"/>
                              <w:szCs w:val="20"/>
                            </w:rPr>
                            <w:t xml:space="preserve">Revision: </w:t>
                          </w:r>
                          <w:r w:rsidR="009D482F" w:rsidRPr="00D43AC4">
                            <w:rPr>
                              <w:rFonts w:ascii="Arial" w:hAnsi="Arial" w:cs="Arial"/>
                              <w:b/>
                              <w:color w:val="8064A2" w:themeColor="accent4"/>
                              <w:sz w:val="20"/>
                              <w:szCs w:val="20"/>
                            </w:rPr>
                            <w:t>[número rev]</w:t>
                          </w:r>
                        </w:p>
                        <w:p w14:paraId="30C10004" w14:textId="77777777" w:rsidR="00A02EB8" w:rsidRPr="00366E4D" w:rsidRDefault="00A02EB8" w:rsidP="005F1234">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CF831" id="Text Box 49" o:spid="_x0000_s1028" type="#_x0000_t202" style="position:absolute;margin-left:363.75pt;margin-top:-21pt;width:128.8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" strokeweight="3pt">
              <v:stroke linestyle="thinThick"/>
              <v:textbox>
                <w:txbxContent>
                  <w:p w14:paraId="18F2AC19" w14:textId="77777777" w:rsidR="006E7843" w:rsidRDefault="00821E01" w:rsidP="005F1234">
                    <w:pPr>
                      <w:rPr>
                        <w:rFonts w:ascii="Arial" w:hAnsi="Arial" w:cs="Arial"/>
                        <w:b/>
                        <w:sz w:val="20"/>
                        <w:szCs w:val="20"/>
                      </w:rPr>
                    </w:pPr>
                    <w:r w:rsidRPr="00366E4D">
                      <w:rPr>
                        <w:rFonts w:ascii="Arial" w:hAnsi="Arial" w:cs="Arial"/>
                        <w:b/>
                        <w:sz w:val="20"/>
                        <w:szCs w:val="20"/>
                      </w:rPr>
                      <w:t xml:space="preserve">Revision: </w:t>
                    </w:r>
                    <w:r w:rsidR="009D482F" w:rsidRPr="00D43AC4">
                      <w:rPr>
                        <w:rFonts w:ascii="Arial" w:hAnsi="Arial" w:cs="Arial"/>
                        <w:b/>
                        <w:color w:val="8064A2" w:themeColor="accent4"/>
                        <w:sz w:val="20"/>
                        <w:szCs w:val="20"/>
                      </w:rPr>
                      <w:t>[número rev]</w:t>
                    </w:r>
                  </w:p>
                  <w:p w14:paraId="30C10004" w14:textId="77777777" w:rsidR="00A02EB8" w:rsidRPr="00366E4D" w:rsidRDefault="00A02EB8" w:rsidP="005F1234">
                    <w:pPr>
                      <w:rPr>
                        <w:rFonts w:ascii="Arial" w:hAnsi="Arial" w:cs="Arial"/>
                        <w:sz w:val="20"/>
                        <w:szCs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881481"/>
    <w:multiLevelType w:val="multilevel"/>
    <w:tmpl w:val="916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B36CE"/>
    <w:multiLevelType w:val="singleLevel"/>
    <w:tmpl w:val="FFFFFFFF"/>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3" w15:restartNumberingAfterBreak="0">
    <w:nsid w:val="0C8879F8"/>
    <w:multiLevelType w:val="hybridMultilevel"/>
    <w:tmpl w:val="D27EB6C4"/>
    <w:lvl w:ilvl="0" w:tplc="AC3C161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66398C"/>
    <w:multiLevelType w:val="hybridMultilevel"/>
    <w:tmpl w:val="120479F6"/>
    <w:lvl w:ilvl="0" w:tplc="E7D0B9E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BE0DA8"/>
    <w:multiLevelType w:val="hybridMultilevel"/>
    <w:tmpl w:val="483461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3F2B9D"/>
    <w:multiLevelType w:val="hybridMultilevel"/>
    <w:tmpl w:val="A25E7818"/>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5D82749"/>
    <w:multiLevelType w:val="hybridMultilevel"/>
    <w:tmpl w:val="645C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6A6E6C"/>
    <w:multiLevelType w:val="hybridMultilevel"/>
    <w:tmpl w:val="FBF81A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FA35DDA"/>
    <w:multiLevelType w:val="hybridMultilevel"/>
    <w:tmpl w:val="595A37F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22AA01F2"/>
    <w:multiLevelType w:val="multilevel"/>
    <w:tmpl w:val="A75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30B96"/>
    <w:multiLevelType w:val="hybridMultilevel"/>
    <w:tmpl w:val="614297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193859"/>
    <w:multiLevelType w:val="singleLevel"/>
    <w:tmpl w:val="67BE8056"/>
    <w:lvl w:ilvl="0">
      <w:start w:val="1"/>
      <w:numFmt w:val="bullet"/>
      <w:pStyle w:val="bullet"/>
      <w:lvlText w:val=""/>
      <w:lvlJc w:val="left"/>
      <w:pPr>
        <w:tabs>
          <w:tab w:val="num" w:pos="360"/>
        </w:tabs>
        <w:ind w:left="288" w:hanging="288"/>
      </w:pPr>
      <w:rPr>
        <w:rFonts w:ascii="Symbol" w:hAnsi="Symbol" w:hint="default"/>
      </w:rPr>
    </w:lvl>
  </w:abstractNum>
  <w:abstractNum w:abstractNumId="13" w15:restartNumberingAfterBreak="0">
    <w:nsid w:val="2D043114"/>
    <w:multiLevelType w:val="hybridMultilevel"/>
    <w:tmpl w:val="11CE6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13B5B28"/>
    <w:multiLevelType w:val="hybridMultilevel"/>
    <w:tmpl w:val="C2165B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351357F1"/>
    <w:multiLevelType w:val="multilevel"/>
    <w:tmpl w:val="13F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F29B4"/>
    <w:multiLevelType w:val="hybridMultilevel"/>
    <w:tmpl w:val="3AC893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3B6E1A9D"/>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3C1F20E5"/>
    <w:multiLevelType w:val="hybridMultilevel"/>
    <w:tmpl w:val="777066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3D3E323A"/>
    <w:multiLevelType w:val="multilevel"/>
    <w:tmpl w:val="3E94289C"/>
    <w:lvl w:ilvl="0">
      <w:start w:val="1"/>
      <w:numFmt w:val="decimal"/>
      <w:pStyle w:val="Listaconnmeros"/>
      <w:lvlText w:val="%1."/>
      <w:lvlJc w:val="left"/>
      <w:pPr>
        <w:tabs>
          <w:tab w:val="num" w:pos="284"/>
        </w:tabs>
        <w:ind w:left="432" w:hanging="432"/>
      </w:pPr>
    </w:lvl>
    <w:lvl w:ilvl="1">
      <w:start w:val="1"/>
      <w:numFmt w:val="decimal"/>
      <w:pStyle w:val="mdtitulo1"/>
      <w:isLgl/>
      <w:lvlText w:val="%1.%2."/>
      <w:lvlJc w:val="left"/>
      <w:pPr>
        <w:tabs>
          <w:tab w:val="num" w:pos="3816"/>
        </w:tabs>
        <w:ind w:left="381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isLg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D5E0EE3"/>
    <w:multiLevelType w:val="hybridMultilevel"/>
    <w:tmpl w:val="49C20822"/>
    <w:lvl w:ilvl="0" w:tplc="CECE64CC">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FB7186F"/>
    <w:multiLevelType w:val="hybridMultilevel"/>
    <w:tmpl w:val="C1AC9264"/>
    <w:lvl w:ilvl="0" w:tplc="FD009F68">
      <w:numFmt w:val="bullet"/>
      <w:lvlText w:val="-"/>
      <w:lvlJc w:val="left"/>
      <w:pPr>
        <w:ind w:left="1440" w:hanging="36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45994659"/>
    <w:multiLevelType w:val="hybridMultilevel"/>
    <w:tmpl w:val="12966032"/>
    <w:lvl w:ilvl="0" w:tplc="6330A6B6">
      <w:numFmt w:val="bullet"/>
      <w:lvlText w:val="-"/>
      <w:lvlJc w:val="left"/>
      <w:pPr>
        <w:ind w:left="1428" w:hanging="360"/>
      </w:pPr>
      <w:rPr>
        <w:rFonts w:ascii="Times New Roman" w:eastAsia="Times New Roman" w:hAnsi="Times New Roman" w:cs="Times New Roman"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3" w15:restartNumberingAfterBreak="0">
    <w:nsid w:val="488D073C"/>
    <w:multiLevelType w:val="hybridMultilevel"/>
    <w:tmpl w:val="38B25B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55D20C5"/>
    <w:multiLevelType w:val="hybridMultilevel"/>
    <w:tmpl w:val="A33CB8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B7F570E"/>
    <w:multiLevelType w:val="multilevel"/>
    <w:tmpl w:val="EFE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02357"/>
    <w:multiLevelType w:val="multilevel"/>
    <w:tmpl w:val="EE1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14BE5"/>
    <w:multiLevelType w:val="hybridMultilevel"/>
    <w:tmpl w:val="BE9042FA"/>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8682184"/>
    <w:multiLevelType w:val="hybridMultilevel"/>
    <w:tmpl w:val="E7C894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B3A5495"/>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B822FF1"/>
    <w:multiLevelType w:val="multilevel"/>
    <w:tmpl w:val="ED1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04D6C"/>
    <w:multiLevelType w:val="hybridMultilevel"/>
    <w:tmpl w:val="13FAD9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A7A682F"/>
    <w:multiLevelType w:val="hybridMultilevel"/>
    <w:tmpl w:val="6332EA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B3D21D4"/>
    <w:multiLevelType w:val="hybridMultilevel"/>
    <w:tmpl w:val="159C71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F5E038F"/>
    <w:multiLevelType w:val="singleLevel"/>
    <w:tmpl w:val="0409000F"/>
    <w:lvl w:ilvl="0">
      <w:start w:val="1"/>
      <w:numFmt w:val="decimal"/>
      <w:lvlText w:val="%1."/>
      <w:lvlJc w:val="left"/>
      <w:pPr>
        <w:tabs>
          <w:tab w:val="num" w:pos="360"/>
        </w:tabs>
        <w:ind w:left="360" w:hanging="360"/>
      </w:pPr>
    </w:lvl>
  </w:abstractNum>
  <w:num w:numId="1">
    <w:abstractNumId w:val="12"/>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0"/>
    <w:lvlOverride w:ilvl="0">
      <w:lvl w:ilvl="0">
        <w:start w:val="1"/>
        <w:numFmt w:val="bullet"/>
        <w:lvlText w:val=""/>
        <w:legacy w:legacy="1" w:legacySpace="0" w:legacyIndent="360"/>
        <w:lvlJc w:val="left"/>
        <w:pPr>
          <w:ind w:left="360" w:hanging="360"/>
        </w:pPr>
        <w:rPr>
          <w:rFonts w:ascii="Monotype Sorts" w:hAnsi="Monotype Sorts" w:hint="default"/>
        </w:rPr>
      </w:lvl>
    </w:lvlOverride>
  </w:num>
  <w:num w:numId="4">
    <w:abstractNumId w:val="2"/>
  </w:num>
  <w:num w:numId="5">
    <w:abstractNumId w:val="29"/>
  </w:num>
  <w:num w:numId="6">
    <w:abstractNumId w:val="34"/>
  </w:num>
  <w:num w:numId="7">
    <w:abstractNumId w:val="17"/>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22"/>
  </w:num>
  <w:num w:numId="11">
    <w:abstractNumId w:val="18"/>
  </w:num>
  <w:num w:numId="12">
    <w:abstractNumId w:val="21"/>
  </w:num>
  <w:num w:numId="13">
    <w:abstractNumId w:val="3"/>
  </w:num>
  <w:num w:numId="14">
    <w:abstractNumId w:val="13"/>
  </w:num>
  <w:num w:numId="15">
    <w:abstractNumId w:val="7"/>
  </w:num>
  <w:num w:numId="16">
    <w:abstractNumId w:val="6"/>
  </w:num>
  <w:num w:numId="17">
    <w:abstractNumId w:val="27"/>
  </w:num>
  <w:num w:numId="18">
    <w:abstractNumId w:val="4"/>
  </w:num>
  <w:num w:numId="19">
    <w:abstractNumId w:val="8"/>
  </w:num>
  <w:num w:numId="20">
    <w:abstractNumId w:val="5"/>
  </w:num>
  <w:num w:numId="21">
    <w:abstractNumId w:val="16"/>
  </w:num>
  <w:num w:numId="22">
    <w:abstractNumId w:val="28"/>
  </w:num>
  <w:num w:numId="23">
    <w:abstractNumId w:val="9"/>
  </w:num>
  <w:num w:numId="24">
    <w:abstractNumId w:val="31"/>
  </w:num>
  <w:num w:numId="25">
    <w:abstractNumId w:val="23"/>
  </w:num>
  <w:num w:numId="26">
    <w:abstractNumId w:val="33"/>
  </w:num>
  <w:num w:numId="27">
    <w:abstractNumId w:val="32"/>
  </w:num>
  <w:num w:numId="28">
    <w:abstractNumId w:val="11"/>
  </w:num>
  <w:num w:numId="29">
    <w:abstractNumId w:val="24"/>
  </w:num>
  <w:num w:numId="30">
    <w:abstractNumId w:val="14"/>
  </w:num>
  <w:num w:numId="31">
    <w:abstractNumId w:val="26"/>
  </w:num>
  <w:num w:numId="32">
    <w:abstractNumId w:val="10"/>
  </w:num>
  <w:num w:numId="33">
    <w:abstractNumId w:val="1"/>
  </w:num>
  <w:num w:numId="34">
    <w:abstractNumId w:val="25"/>
  </w:num>
  <w:num w:numId="35">
    <w:abstractNumId w:val="15"/>
  </w:num>
  <w:num w:numId="36">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USEPH ALEXIS CHAN TORRES">
    <w15:presenceInfo w15:providerId="None" w15:userId="GIUSEPH ALEXIS CHAN TORR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6E4D"/>
    <w:rsid w:val="00052D90"/>
    <w:rsid w:val="000856A8"/>
    <w:rsid w:val="000B06D2"/>
    <w:rsid w:val="000D6AE9"/>
    <w:rsid w:val="000D7DED"/>
    <w:rsid w:val="000F3F3F"/>
    <w:rsid w:val="0010568E"/>
    <w:rsid w:val="001061E5"/>
    <w:rsid w:val="00106666"/>
    <w:rsid w:val="001259E8"/>
    <w:rsid w:val="001342BF"/>
    <w:rsid w:val="00134417"/>
    <w:rsid w:val="00163903"/>
    <w:rsid w:val="0016418E"/>
    <w:rsid w:val="001756F4"/>
    <w:rsid w:val="00180B2C"/>
    <w:rsid w:val="00187E0D"/>
    <w:rsid w:val="001D5047"/>
    <w:rsid w:val="001E367A"/>
    <w:rsid w:val="001E55CE"/>
    <w:rsid w:val="0025692C"/>
    <w:rsid w:val="002570B8"/>
    <w:rsid w:val="002708B1"/>
    <w:rsid w:val="00270DB2"/>
    <w:rsid w:val="0028720F"/>
    <w:rsid w:val="002C78D2"/>
    <w:rsid w:val="0032102B"/>
    <w:rsid w:val="0036229D"/>
    <w:rsid w:val="00366E4D"/>
    <w:rsid w:val="003779FC"/>
    <w:rsid w:val="00381DD1"/>
    <w:rsid w:val="00385D2B"/>
    <w:rsid w:val="003A01AD"/>
    <w:rsid w:val="004031AF"/>
    <w:rsid w:val="00405B0B"/>
    <w:rsid w:val="00406B4F"/>
    <w:rsid w:val="0043362F"/>
    <w:rsid w:val="00435466"/>
    <w:rsid w:val="00441C9D"/>
    <w:rsid w:val="00495030"/>
    <w:rsid w:val="004952BB"/>
    <w:rsid w:val="004B57E3"/>
    <w:rsid w:val="004C4F2A"/>
    <w:rsid w:val="00530917"/>
    <w:rsid w:val="00550683"/>
    <w:rsid w:val="0056624F"/>
    <w:rsid w:val="0057650B"/>
    <w:rsid w:val="005872EC"/>
    <w:rsid w:val="00594389"/>
    <w:rsid w:val="00665249"/>
    <w:rsid w:val="006668FE"/>
    <w:rsid w:val="00672836"/>
    <w:rsid w:val="006A0467"/>
    <w:rsid w:val="006A640B"/>
    <w:rsid w:val="006A7E95"/>
    <w:rsid w:val="006B0F42"/>
    <w:rsid w:val="00712DC9"/>
    <w:rsid w:val="00715426"/>
    <w:rsid w:val="00726651"/>
    <w:rsid w:val="00745914"/>
    <w:rsid w:val="00747175"/>
    <w:rsid w:val="00751300"/>
    <w:rsid w:val="00760E14"/>
    <w:rsid w:val="007675B5"/>
    <w:rsid w:val="00795524"/>
    <w:rsid w:val="00797AED"/>
    <w:rsid w:val="007A1B73"/>
    <w:rsid w:val="007B74FC"/>
    <w:rsid w:val="007F5EF5"/>
    <w:rsid w:val="00803152"/>
    <w:rsid w:val="00810937"/>
    <w:rsid w:val="00821E01"/>
    <w:rsid w:val="00825EB8"/>
    <w:rsid w:val="00826118"/>
    <w:rsid w:val="0083381A"/>
    <w:rsid w:val="00851BE3"/>
    <w:rsid w:val="00873DB5"/>
    <w:rsid w:val="00890BFC"/>
    <w:rsid w:val="00904C2B"/>
    <w:rsid w:val="0090645F"/>
    <w:rsid w:val="009341AC"/>
    <w:rsid w:val="00962752"/>
    <w:rsid w:val="00985829"/>
    <w:rsid w:val="009C266B"/>
    <w:rsid w:val="009C321A"/>
    <w:rsid w:val="009D03D9"/>
    <w:rsid w:val="009D482F"/>
    <w:rsid w:val="009F2045"/>
    <w:rsid w:val="009F3F6F"/>
    <w:rsid w:val="00A02EB8"/>
    <w:rsid w:val="00A06A27"/>
    <w:rsid w:val="00A27F30"/>
    <w:rsid w:val="00A37A4E"/>
    <w:rsid w:val="00A53E6B"/>
    <w:rsid w:val="00A564FE"/>
    <w:rsid w:val="00A66AEF"/>
    <w:rsid w:val="00AA2C6E"/>
    <w:rsid w:val="00AF02B1"/>
    <w:rsid w:val="00AF6E0A"/>
    <w:rsid w:val="00B161A7"/>
    <w:rsid w:val="00B25E8F"/>
    <w:rsid w:val="00B36B5C"/>
    <w:rsid w:val="00B95DE5"/>
    <w:rsid w:val="00BA1F8D"/>
    <w:rsid w:val="00BA44FB"/>
    <w:rsid w:val="00BB4E9F"/>
    <w:rsid w:val="00BC3632"/>
    <w:rsid w:val="00BE42E6"/>
    <w:rsid w:val="00C03CFD"/>
    <w:rsid w:val="00C258D7"/>
    <w:rsid w:val="00C44E19"/>
    <w:rsid w:val="00C45938"/>
    <w:rsid w:val="00C523CD"/>
    <w:rsid w:val="00C82D0E"/>
    <w:rsid w:val="00C9449A"/>
    <w:rsid w:val="00CC6EE0"/>
    <w:rsid w:val="00CE3D6B"/>
    <w:rsid w:val="00CE7EF7"/>
    <w:rsid w:val="00CF5079"/>
    <w:rsid w:val="00D000CD"/>
    <w:rsid w:val="00D27726"/>
    <w:rsid w:val="00D43AC4"/>
    <w:rsid w:val="00D803A7"/>
    <w:rsid w:val="00DA33F1"/>
    <w:rsid w:val="00DB6445"/>
    <w:rsid w:val="00E7502A"/>
    <w:rsid w:val="00ED7A59"/>
    <w:rsid w:val="00F82103"/>
    <w:rsid w:val="00FA38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9C5F2A"/>
  <w15:docId w15:val="{08DAC9B0-A7F3-4B43-913F-7B8C31027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4D"/>
    <w:pPr>
      <w:spacing w:before="20" w:after="20" w:line="220" w:lineRule="exact"/>
    </w:pPr>
    <w:rPr>
      <w:rFonts w:ascii="Times" w:eastAsia="Times New Roman" w:hAnsi="Times" w:cs="Times New Roman"/>
      <w:lang w:val="en-US"/>
    </w:rPr>
  </w:style>
  <w:style w:type="paragraph" w:styleId="Ttulo1">
    <w:name w:val="heading 1"/>
    <w:basedOn w:val="Normal"/>
    <w:next w:val="Normal"/>
    <w:link w:val="Ttulo1Car"/>
    <w:qFormat/>
    <w:rsid w:val="00366E4D"/>
    <w:pPr>
      <w:keepNext/>
      <w:spacing w:before="240" w:after="240" w:line="240" w:lineRule="auto"/>
      <w:outlineLvl w:val="0"/>
    </w:pPr>
    <w:rPr>
      <w:rFonts w:ascii="Arial" w:hAnsi="Arial"/>
      <w:b/>
      <w:kern w:val="28"/>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366E4D"/>
    <w:rPr>
      <w:rFonts w:ascii="Arial" w:eastAsia="Times New Roman" w:hAnsi="Arial" w:cs="Times New Roman"/>
      <w:b/>
      <w:kern w:val="28"/>
      <w:sz w:val="28"/>
      <w:lang w:val="en-US"/>
    </w:rPr>
  </w:style>
  <w:style w:type="paragraph" w:styleId="Piedepgina">
    <w:name w:val="footer"/>
    <w:basedOn w:val="Normal"/>
    <w:link w:val="PiedepginaCar"/>
    <w:uiPriority w:val="99"/>
    <w:rsid w:val="00366E4D"/>
    <w:pPr>
      <w:tabs>
        <w:tab w:val="center" w:pos="4680"/>
        <w:tab w:val="right" w:pos="9360"/>
      </w:tabs>
    </w:pPr>
    <w:rPr>
      <w:b/>
    </w:rPr>
  </w:style>
  <w:style w:type="character" w:customStyle="1" w:styleId="PiedepginaCar">
    <w:name w:val="Pie de página Car"/>
    <w:basedOn w:val="Fuentedeprrafopredeter"/>
    <w:link w:val="Piedepgina"/>
    <w:uiPriority w:val="99"/>
    <w:rsid w:val="00366E4D"/>
    <w:rPr>
      <w:rFonts w:ascii="Times" w:eastAsia="Times New Roman" w:hAnsi="Times" w:cs="Times New Roman"/>
      <w:b/>
      <w:lang w:val="en-US"/>
    </w:rPr>
  </w:style>
  <w:style w:type="paragraph" w:customStyle="1" w:styleId="bullet">
    <w:name w:val="bullet"/>
    <w:basedOn w:val="Normal"/>
    <w:rsid w:val="00366E4D"/>
    <w:pPr>
      <w:numPr>
        <w:numId w:val="1"/>
      </w:numPr>
    </w:pPr>
  </w:style>
  <w:style w:type="paragraph" w:styleId="Encabezado">
    <w:name w:val="header"/>
    <w:basedOn w:val="Normal"/>
    <w:link w:val="EncabezadoCar"/>
    <w:rsid w:val="00366E4D"/>
    <w:pPr>
      <w:tabs>
        <w:tab w:val="center" w:pos="4680"/>
        <w:tab w:val="right" w:pos="9360"/>
      </w:tabs>
    </w:pPr>
  </w:style>
  <w:style w:type="character" w:customStyle="1" w:styleId="EncabezadoCar">
    <w:name w:val="Encabezado Car"/>
    <w:basedOn w:val="Fuentedeprrafopredeter"/>
    <w:link w:val="Encabezado"/>
    <w:rsid w:val="00366E4D"/>
    <w:rPr>
      <w:rFonts w:ascii="Times" w:eastAsia="Times New Roman" w:hAnsi="Times" w:cs="Times New Roman"/>
      <w:lang w:val="en-US"/>
    </w:rPr>
  </w:style>
  <w:style w:type="paragraph" w:customStyle="1" w:styleId="tableleft">
    <w:name w:val="table_left"/>
    <w:basedOn w:val="Normal"/>
    <w:rsid w:val="00366E4D"/>
    <w:rPr>
      <w:b/>
    </w:rPr>
  </w:style>
  <w:style w:type="paragraph" w:customStyle="1" w:styleId="tableright">
    <w:name w:val="table_right"/>
    <w:basedOn w:val="tableleft"/>
    <w:rsid w:val="00366E4D"/>
    <w:rPr>
      <w:b w:val="0"/>
    </w:rPr>
  </w:style>
  <w:style w:type="paragraph" w:customStyle="1" w:styleId="line">
    <w:name w:val="line"/>
    <w:basedOn w:val="tableleft"/>
    <w:rsid w:val="00366E4D"/>
    <w:pPr>
      <w:spacing w:before="0" w:after="0" w:line="80" w:lineRule="exact"/>
    </w:pPr>
    <w:rPr>
      <w:sz w:val="8"/>
    </w:rPr>
  </w:style>
  <w:style w:type="paragraph" w:styleId="TDC1">
    <w:name w:val="toc 1"/>
    <w:basedOn w:val="Normal"/>
    <w:next w:val="Normal"/>
    <w:uiPriority w:val="39"/>
    <w:rsid w:val="00366E4D"/>
    <w:pPr>
      <w:tabs>
        <w:tab w:val="right" w:leader="dot" w:pos="9360"/>
      </w:tabs>
      <w:spacing w:before="60" w:after="60" w:line="240" w:lineRule="auto"/>
      <w:ind w:left="360" w:hanging="360"/>
    </w:pPr>
    <w:rPr>
      <w:rFonts w:ascii="Arial" w:hAnsi="Arial"/>
      <w:b/>
      <w:bCs/>
      <w:noProof/>
      <w:sz w:val="24"/>
      <w:szCs w:val="24"/>
    </w:rPr>
  </w:style>
  <w:style w:type="paragraph" w:styleId="Ttulo">
    <w:name w:val="Title"/>
    <w:basedOn w:val="Normal"/>
    <w:link w:val="TtuloCar"/>
    <w:qFormat/>
    <w:rsid w:val="00366E4D"/>
    <w:pPr>
      <w:spacing w:after="240" w:line="240" w:lineRule="auto"/>
      <w:jc w:val="center"/>
      <w:outlineLvl w:val="0"/>
    </w:pPr>
    <w:rPr>
      <w:rFonts w:ascii="Arial" w:hAnsi="Arial"/>
      <w:b/>
      <w:kern w:val="28"/>
      <w:sz w:val="32"/>
    </w:rPr>
  </w:style>
  <w:style w:type="character" w:customStyle="1" w:styleId="TtuloCar">
    <w:name w:val="Título Car"/>
    <w:basedOn w:val="Fuentedeprrafopredeter"/>
    <w:link w:val="Ttulo"/>
    <w:rsid w:val="00366E4D"/>
    <w:rPr>
      <w:rFonts w:ascii="Arial" w:eastAsia="Times New Roman" w:hAnsi="Arial" w:cs="Times New Roman"/>
      <w:b/>
      <w:kern w:val="28"/>
      <w:sz w:val="32"/>
      <w:lang w:val="en-US"/>
    </w:rPr>
  </w:style>
  <w:style w:type="paragraph" w:customStyle="1" w:styleId="TaskLeft">
    <w:name w:val="TaskLeft"/>
    <w:basedOn w:val="Normal"/>
    <w:rsid w:val="00366E4D"/>
    <w:pPr>
      <w:spacing w:before="40" w:after="40"/>
    </w:pPr>
    <w:rPr>
      <w:b/>
      <w:bCs/>
    </w:rPr>
  </w:style>
  <w:style w:type="paragraph" w:customStyle="1" w:styleId="TaskRight">
    <w:name w:val="TaskRight"/>
    <w:basedOn w:val="TaskLeft"/>
    <w:rsid w:val="00366E4D"/>
    <w:pPr>
      <w:keepNext/>
      <w:keepLines/>
    </w:pPr>
    <w:rPr>
      <w:rFonts w:ascii="Times New Roman" w:hAnsi="Times New Roman"/>
      <w:b w:val="0"/>
      <w:bCs w:val="0"/>
    </w:rPr>
  </w:style>
  <w:style w:type="paragraph" w:customStyle="1" w:styleId="bullet1">
    <w:name w:val="bullet1"/>
    <w:basedOn w:val="Normal"/>
    <w:rsid w:val="00366E4D"/>
    <w:pPr>
      <w:ind w:left="360" w:hanging="360"/>
    </w:pPr>
  </w:style>
  <w:style w:type="paragraph" w:customStyle="1" w:styleId="separator">
    <w:name w:val="separator"/>
    <w:basedOn w:val="Normal"/>
    <w:rsid w:val="00366E4D"/>
    <w:pPr>
      <w:spacing w:line="200" w:lineRule="exact"/>
    </w:pPr>
    <w:rPr>
      <w:sz w:val="20"/>
      <w:szCs w:val="20"/>
    </w:rPr>
  </w:style>
  <w:style w:type="paragraph" w:customStyle="1" w:styleId="ByLine">
    <w:name w:val="ByLine"/>
    <w:basedOn w:val="Ttulo"/>
    <w:rsid w:val="00366E4D"/>
    <w:pPr>
      <w:spacing w:before="240" w:after="720"/>
      <w:jc w:val="right"/>
      <w:outlineLvl w:val="9"/>
    </w:pPr>
    <w:rPr>
      <w:bCs/>
      <w:sz w:val="28"/>
      <w:szCs w:val="28"/>
    </w:rPr>
  </w:style>
  <w:style w:type="paragraph" w:customStyle="1" w:styleId="ChangeHistoryTitle">
    <w:name w:val="ChangeHistory Title"/>
    <w:basedOn w:val="Normal"/>
    <w:rsid w:val="00366E4D"/>
    <w:pPr>
      <w:keepNext/>
      <w:spacing w:before="60" w:after="60" w:line="240" w:lineRule="auto"/>
      <w:jc w:val="center"/>
    </w:pPr>
    <w:rPr>
      <w:rFonts w:ascii="Arial" w:hAnsi="Arial"/>
      <w:b/>
      <w:bCs/>
      <w:sz w:val="36"/>
      <w:szCs w:val="36"/>
    </w:rPr>
  </w:style>
  <w:style w:type="paragraph" w:customStyle="1" w:styleId="SuperTitle">
    <w:name w:val="SuperTitle"/>
    <w:basedOn w:val="Ttulo"/>
    <w:next w:val="Normal"/>
    <w:rsid w:val="00366E4D"/>
    <w:pPr>
      <w:pBdr>
        <w:top w:val="single" w:sz="48" w:space="1" w:color="auto"/>
      </w:pBdr>
      <w:spacing w:before="960" w:after="0"/>
      <w:jc w:val="right"/>
      <w:outlineLvl w:val="9"/>
    </w:pPr>
    <w:rPr>
      <w:bCs/>
      <w:sz w:val="28"/>
      <w:szCs w:val="28"/>
    </w:rPr>
  </w:style>
  <w:style w:type="paragraph" w:customStyle="1" w:styleId="TOCTitle">
    <w:name w:val="TOC Title"/>
    <w:basedOn w:val="Normal"/>
    <w:rsid w:val="00366E4D"/>
    <w:pPr>
      <w:keepNext/>
      <w:spacing w:before="360" w:after="360" w:line="240" w:lineRule="auto"/>
    </w:pPr>
    <w:rPr>
      <w:rFonts w:ascii="Arial" w:hAnsi="Arial"/>
      <w:b/>
      <w:bCs/>
      <w:sz w:val="36"/>
      <w:szCs w:val="36"/>
    </w:rPr>
  </w:style>
  <w:style w:type="paragraph" w:customStyle="1" w:styleId="textboxbullet">
    <w:name w:val="text box bullet"/>
    <w:basedOn w:val="Normal"/>
    <w:rsid w:val="00366E4D"/>
    <w:pPr>
      <w:numPr>
        <w:numId w:val="4"/>
      </w:numPr>
    </w:pPr>
  </w:style>
  <w:style w:type="paragraph" w:customStyle="1" w:styleId="box">
    <w:name w:val="box"/>
    <w:basedOn w:val="Normal"/>
    <w:rsid w:val="00366E4D"/>
    <w:pPr>
      <w:spacing w:before="220"/>
      <w:jc w:val="center"/>
    </w:pPr>
    <w:rPr>
      <w:rFonts w:ascii="Arial" w:hAnsi="Arial"/>
      <w:sz w:val="28"/>
      <w:szCs w:val="28"/>
    </w:rPr>
  </w:style>
  <w:style w:type="paragraph" w:customStyle="1" w:styleId="figtext">
    <w:name w:val="fig text"/>
    <w:basedOn w:val="Normal"/>
    <w:rsid w:val="00366E4D"/>
    <w:pPr>
      <w:spacing w:before="0" w:after="0" w:line="240" w:lineRule="auto"/>
    </w:pPr>
    <w:rPr>
      <w:rFonts w:ascii="Arial" w:hAnsi="Arial"/>
      <w:sz w:val="20"/>
      <w:szCs w:val="20"/>
    </w:rPr>
  </w:style>
  <w:style w:type="paragraph" w:customStyle="1" w:styleId="subhead1">
    <w:name w:val="subhead 1"/>
    <w:basedOn w:val="Ttulo1"/>
    <w:rsid w:val="00366E4D"/>
    <w:pPr>
      <w:spacing w:line="240" w:lineRule="exact"/>
    </w:pPr>
    <w:rPr>
      <w:rFonts w:ascii="Times New Roman" w:hAnsi="Times New Roman"/>
      <w:bCs/>
      <w:kern w:val="0"/>
      <w:szCs w:val="28"/>
    </w:rPr>
  </w:style>
  <w:style w:type="paragraph" w:styleId="Listaconnmeros">
    <w:name w:val="List Number"/>
    <w:basedOn w:val="Normal"/>
    <w:semiHidden/>
    <w:unhideWhenUsed/>
    <w:rsid w:val="00366E4D"/>
    <w:pPr>
      <w:numPr>
        <w:numId w:val="8"/>
      </w:numPr>
      <w:spacing w:before="0" w:after="0" w:line="300" w:lineRule="auto"/>
    </w:pPr>
    <w:rPr>
      <w:rFonts w:ascii="Tahoma" w:hAnsi="Tahoma"/>
      <w:sz w:val="20"/>
      <w:szCs w:val="20"/>
      <w:lang w:val="es-EC"/>
    </w:rPr>
  </w:style>
  <w:style w:type="paragraph" w:customStyle="1" w:styleId="mdtitulo-principal">
    <w:name w:val="md_titulo-principal"/>
    <w:basedOn w:val="Listaconnmeros"/>
    <w:next w:val="Normal"/>
    <w:rsid w:val="00366E4D"/>
    <w:pPr>
      <w:pBdr>
        <w:top w:val="single" w:sz="12" w:space="1" w:color="auto"/>
        <w:bottom w:val="single" w:sz="12" w:space="1" w:color="auto"/>
      </w:pBdr>
      <w:shd w:val="clear" w:color="auto" w:fill="D9D9D9"/>
      <w:spacing w:after="240"/>
      <w:jc w:val="center"/>
    </w:pPr>
    <w:rPr>
      <w:b/>
      <w:sz w:val="22"/>
    </w:rPr>
  </w:style>
  <w:style w:type="paragraph" w:customStyle="1" w:styleId="mdtitulo1">
    <w:name w:val="md_titulo1"/>
    <w:basedOn w:val="Normal"/>
    <w:next w:val="Normal"/>
    <w:autoRedefine/>
    <w:rsid w:val="00366E4D"/>
    <w:pPr>
      <w:numPr>
        <w:ilvl w:val="1"/>
        <w:numId w:val="8"/>
      </w:numPr>
      <w:tabs>
        <w:tab w:val="num" w:pos="360"/>
      </w:tabs>
      <w:spacing w:before="0" w:after="240" w:line="300" w:lineRule="auto"/>
      <w:ind w:hanging="3816"/>
    </w:pPr>
    <w:rPr>
      <w:rFonts w:ascii="Tahoma" w:hAnsi="Tahoma"/>
      <w:b/>
      <w:lang w:val="es-EC"/>
    </w:rPr>
  </w:style>
  <w:style w:type="character" w:customStyle="1" w:styleId="apple-style-span">
    <w:name w:val="apple-style-span"/>
    <w:basedOn w:val="Fuentedeprrafopredeter"/>
    <w:rsid w:val="00366E4D"/>
  </w:style>
  <w:style w:type="paragraph" w:customStyle="1" w:styleId="table-para">
    <w:name w:val="table-para"/>
    <w:basedOn w:val="Normal"/>
    <w:rsid w:val="00366E4D"/>
    <w:pPr>
      <w:spacing w:before="100" w:beforeAutospacing="1" w:after="100" w:afterAutospacing="1" w:line="240" w:lineRule="auto"/>
    </w:pPr>
    <w:rPr>
      <w:rFonts w:ascii="Times New Roman" w:hAnsi="Times New Roman"/>
      <w:sz w:val="24"/>
      <w:szCs w:val="24"/>
      <w:lang w:val="es-MX" w:eastAsia="zh-CN"/>
    </w:rPr>
  </w:style>
  <w:style w:type="character" w:customStyle="1" w:styleId="apple-converted-space">
    <w:name w:val="apple-converted-space"/>
    <w:basedOn w:val="Fuentedeprrafopredeter"/>
    <w:rsid w:val="00366E4D"/>
  </w:style>
  <w:style w:type="paragraph" w:styleId="Textodeglobo">
    <w:name w:val="Balloon Text"/>
    <w:basedOn w:val="Normal"/>
    <w:link w:val="TextodegloboCar"/>
    <w:uiPriority w:val="99"/>
    <w:semiHidden/>
    <w:unhideWhenUsed/>
    <w:rsid w:val="00366E4D"/>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E4D"/>
    <w:rPr>
      <w:rFonts w:ascii="Tahoma" w:eastAsia="Times New Roman" w:hAnsi="Tahoma" w:cs="Tahoma"/>
      <w:sz w:val="16"/>
      <w:szCs w:val="16"/>
      <w:lang w:val="en-US"/>
    </w:rPr>
  </w:style>
  <w:style w:type="paragraph" w:styleId="TDC2">
    <w:name w:val="toc 2"/>
    <w:basedOn w:val="Normal"/>
    <w:next w:val="Normal"/>
    <w:autoRedefine/>
    <w:uiPriority w:val="39"/>
    <w:unhideWhenUsed/>
    <w:rsid w:val="00A564FE"/>
    <w:pPr>
      <w:spacing w:after="100"/>
      <w:ind w:left="220"/>
    </w:pPr>
  </w:style>
  <w:style w:type="paragraph" w:styleId="Prrafodelista">
    <w:name w:val="List Paragraph"/>
    <w:basedOn w:val="Normal"/>
    <w:uiPriority w:val="34"/>
    <w:qFormat/>
    <w:rsid w:val="00C82D0E"/>
    <w:pPr>
      <w:autoSpaceDE w:val="0"/>
      <w:autoSpaceDN w:val="0"/>
      <w:spacing w:before="120" w:after="0" w:line="240" w:lineRule="auto"/>
      <w:ind w:left="720"/>
      <w:contextualSpacing/>
      <w:jc w:val="both"/>
    </w:pPr>
    <w:rPr>
      <w:rFonts w:ascii="Times New Roman" w:hAnsi="Times New Roman"/>
      <w:sz w:val="24"/>
      <w:szCs w:val="24"/>
      <w:lang w:val="es-ES_tradnl"/>
    </w:rPr>
  </w:style>
  <w:style w:type="paragraph" w:styleId="TtuloTDC">
    <w:name w:val="TOC Heading"/>
    <w:basedOn w:val="Ttulo1"/>
    <w:next w:val="Normal"/>
    <w:uiPriority w:val="39"/>
    <w:unhideWhenUsed/>
    <w:qFormat/>
    <w:rsid w:val="00803152"/>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s-MX" w:eastAsia="es-MX"/>
    </w:rPr>
  </w:style>
  <w:style w:type="character" w:styleId="Hipervnculo">
    <w:name w:val="Hyperlink"/>
    <w:basedOn w:val="Fuentedeprrafopredeter"/>
    <w:uiPriority w:val="99"/>
    <w:unhideWhenUsed/>
    <w:rsid w:val="00803152"/>
    <w:rPr>
      <w:color w:val="0000FF" w:themeColor="hyperlink"/>
      <w:u w:val="single"/>
    </w:rPr>
  </w:style>
  <w:style w:type="character" w:customStyle="1" w:styleId="link">
    <w:name w:val="link"/>
    <w:basedOn w:val="Fuentedeprrafopredeter"/>
    <w:rsid w:val="00712DC9"/>
  </w:style>
  <w:style w:type="character" w:styleId="CitaHTML">
    <w:name w:val="HTML Cite"/>
    <w:basedOn w:val="Fuentedeprrafopredeter"/>
    <w:uiPriority w:val="99"/>
    <w:semiHidden/>
    <w:unhideWhenUsed/>
    <w:rsid w:val="00BC3632"/>
    <w:rPr>
      <w:i/>
      <w:iCs/>
    </w:rPr>
  </w:style>
  <w:style w:type="paragraph" w:customStyle="1" w:styleId="Default">
    <w:name w:val="Default"/>
    <w:rsid w:val="00BC3632"/>
    <w:pPr>
      <w:autoSpaceDE w:val="0"/>
      <w:autoSpaceDN w:val="0"/>
      <w:adjustRightInd w:val="0"/>
      <w:spacing w:after="0" w:line="240" w:lineRule="auto"/>
    </w:pPr>
    <w:rPr>
      <w:rFonts w:ascii="Tahoma" w:hAnsi="Tahoma" w:cs="Tahoma"/>
      <w:color w:val="000000"/>
      <w:sz w:val="24"/>
      <w:szCs w:val="24"/>
    </w:rPr>
  </w:style>
  <w:style w:type="paragraph" w:styleId="NormalWeb">
    <w:name w:val="Normal (Web)"/>
    <w:basedOn w:val="Normal"/>
    <w:uiPriority w:val="99"/>
    <w:semiHidden/>
    <w:unhideWhenUsed/>
    <w:rsid w:val="001259E8"/>
    <w:pPr>
      <w:spacing w:before="100" w:beforeAutospacing="1" w:after="100" w:afterAutospacing="1" w:line="240" w:lineRule="auto"/>
    </w:pPr>
    <w:rPr>
      <w:rFonts w:ascii="Times New Roman" w:hAnsi="Times New Roman"/>
      <w:sz w:val="24"/>
      <w:szCs w:val="24"/>
      <w:lang w:val="es-MX" w:eastAsia="es-MX"/>
    </w:rPr>
  </w:style>
  <w:style w:type="character" w:customStyle="1" w:styleId="citation-197">
    <w:name w:val="citation-197"/>
    <w:basedOn w:val="Fuentedeprrafopredeter"/>
    <w:rsid w:val="001259E8"/>
  </w:style>
  <w:style w:type="character" w:customStyle="1" w:styleId="citation-196">
    <w:name w:val="citation-196"/>
    <w:basedOn w:val="Fuentedeprrafopredeter"/>
    <w:rsid w:val="001259E8"/>
  </w:style>
  <w:style w:type="character" w:customStyle="1" w:styleId="citation-195">
    <w:name w:val="citation-195"/>
    <w:basedOn w:val="Fuentedeprrafopredeter"/>
    <w:rsid w:val="001259E8"/>
  </w:style>
  <w:style w:type="character" w:customStyle="1" w:styleId="citation-194">
    <w:name w:val="citation-194"/>
    <w:basedOn w:val="Fuentedeprrafopredeter"/>
    <w:rsid w:val="001259E8"/>
  </w:style>
  <w:style w:type="character" w:customStyle="1" w:styleId="citation-193">
    <w:name w:val="citation-193"/>
    <w:basedOn w:val="Fuentedeprrafopredeter"/>
    <w:rsid w:val="001259E8"/>
  </w:style>
  <w:style w:type="character" w:customStyle="1" w:styleId="citation-192">
    <w:name w:val="citation-192"/>
    <w:basedOn w:val="Fuentedeprrafopredeter"/>
    <w:rsid w:val="001259E8"/>
  </w:style>
  <w:style w:type="character" w:customStyle="1" w:styleId="citation-191">
    <w:name w:val="citation-191"/>
    <w:basedOn w:val="Fuentedeprrafopredeter"/>
    <w:rsid w:val="001259E8"/>
  </w:style>
  <w:style w:type="character" w:customStyle="1" w:styleId="citation-190">
    <w:name w:val="citation-190"/>
    <w:basedOn w:val="Fuentedeprrafopredeter"/>
    <w:rsid w:val="001259E8"/>
  </w:style>
  <w:style w:type="character" w:customStyle="1" w:styleId="citation-189">
    <w:name w:val="citation-189"/>
    <w:basedOn w:val="Fuentedeprrafopredeter"/>
    <w:rsid w:val="001259E8"/>
  </w:style>
  <w:style w:type="character" w:customStyle="1" w:styleId="citation-188">
    <w:name w:val="citation-188"/>
    <w:basedOn w:val="Fuentedeprrafopredeter"/>
    <w:rsid w:val="001259E8"/>
  </w:style>
  <w:style w:type="character" w:customStyle="1" w:styleId="citation-187">
    <w:name w:val="citation-187"/>
    <w:basedOn w:val="Fuentedeprrafopredeter"/>
    <w:rsid w:val="001259E8"/>
  </w:style>
  <w:style w:type="character" w:customStyle="1" w:styleId="citation-186">
    <w:name w:val="citation-186"/>
    <w:basedOn w:val="Fuentedeprrafopredeter"/>
    <w:rsid w:val="001259E8"/>
  </w:style>
  <w:style w:type="character" w:customStyle="1" w:styleId="citation-185">
    <w:name w:val="citation-185"/>
    <w:basedOn w:val="Fuentedeprrafopredeter"/>
    <w:rsid w:val="001259E8"/>
  </w:style>
  <w:style w:type="character" w:customStyle="1" w:styleId="citation-184">
    <w:name w:val="citation-184"/>
    <w:basedOn w:val="Fuentedeprrafopredeter"/>
    <w:rsid w:val="001259E8"/>
  </w:style>
  <w:style w:type="character" w:customStyle="1" w:styleId="citation-183">
    <w:name w:val="citation-183"/>
    <w:basedOn w:val="Fuentedeprrafopredeter"/>
    <w:rsid w:val="001259E8"/>
  </w:style>
  <w:style w:type="character" w:customStyle="1" w:styleId="citation-182">
    <w:name w:val="citation-182"/>
    <w:basedOn w:val="Fuentedeprrafopredeter"/>
    <w:rsid w:val="001259E8"/>
  </w:style>
  <w:style w:type="character" w:customStyle="1" w:styleId="citation-181">
    <w:name w:val="citation-181"/>
    <w:basedOn w:val="Fuentedeprrafopredeter"/>
    <w:rsid w:val="001259E8"/>
  </w:style>
  <w:style w:type="character" w:customStyle="1" w:styleId="citation-180">
    <w:name w:val="citation-180"/>
    <w:basedOn w:val="Fuentedeprrafopredeter"/>
    <w:rsid w:val="001259E8"/>
  </w:style>
  <w:style w:type="character" w:customStyle="1" w:styleId="citation-179">
    <w:name w:val="citation-179"/>
    <w:basedOn w:val="Fuentedeprrafopredeter"/>
    <w:rsid w:val="00125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26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E3AC7-DEC9-48D2-ADED-1F092C50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2057</Words>
  <Characters>11316</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definición del proyecto</vt:lpstr>
      <vt:lpstr/>
    </vt:vector>
  </TitlesOfParts>
  <Company>Personal</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definición del proyecto</dc:title>
  <dc:creator>Oswaldo Ceballos Zavala</dc:creator>
  <cp:lastModifiedBy>GIUSEPH ALEXIS CHAN TORRES</cp:lastModifiedBy>
  <cp:revision>5</cp:revision>
  <cp:lastPrinted>2011-05-20T22:51:00Z</cp:lastPrinted>
  <dcterms:created xsi:type="dcterms:W3CDTF">2011-10-07T04:23:00Z</dcterms:created>
  <dcterms:modified xsi:type="dcterms:W3CDTF">2026-03-22T05:43:00Z</dcterms:modified>
</cp:coreProperties>
</file>